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8422B4" w14:textId="644D0C56" w:rsidR="00C33369" w:rsidRPr="006A51D2" w:rsidRDefault="00C33369" w:rsidP="00DD63BF">
      <w:pPr>
        <w:pStyle w:val="Heading1"/>
        <w:jc w:val="both"/>
        <w:rPr>
          <w:color w:val="000000" w:themeColor="text1"/>
          <w:lang w:val="en-GB"/>
        </w:rPr>
      </w:pPr>
      <w:bookmarkStart w:id="0" w:name="_GoBack"/>
      <w:bookmarkEnd w:id="0"/>
      <w:r w:rsidRPr="006A51D2">
        <w:rPr>
          <w:color w:val="000000" w:themeColor="text1"/>
          <w:lang w:val="en-GB"/>
        </w:rPr>
        <w:t>Competitive Balance in the English Premier League</w:t>
      </w:r>
    </w:p>
    <w:p w14:paraId="64341DF1" w14:textId="77777777" w:rsidR="00DD63BF" w:rsidRPr="006A51D2" w:rsidRDefault="00C33369" w:rsidP="00DD63BF">
      <w:pPr>
        <w:pStyle w:val="Verfasser"/>
        <w:jc w:val="both"/>
        <w:rPr>
          <w:color w:val="000000" w:themeColor="text1"/>
        </w:rPr>
      </w:pPr>
      <w:r w:rsidRPr="006A51D2">
        <w:rPr>
          <w:color w:val="000000" w:themeColor="text1"/>
        </w:rPr>
        <w:t>Roger Penn</w:t>
      </w:r>
      <w:r w:rsidR="00DD63BF" w:rsidRPr="006A51D2">
        <w:rPr>
          <w:color w:val="000000" w:themeColor="text1"/>
          <w:vertAlign w:val="superscript"/>
        </w:rPr>
        <w:t>1</w:t>
      </w:r>
      <w:r w:rsidRPr="006A51D2">
        <w:rPr>
          <w:color w:val="000000" w:themeColor="text1"/>
        </w:rPr>
        <w:t>, Damon Berridge</w:t>
      </w:r>
      <w:r w:rsidR="00DD63BF" w:rsidRPr="006A51D2">
        <w:rPr>
          <w:color w:val="000000" w:themeColor="text1"/>
          <w:vertAlign w:val="superscript"/>
        </w:rPr>
        <w:t>2</w:t>
      </w:r>
      <w:r w:rsidRPr="006A51D2">
        <w:rPr>
          <w:color w:val="000000" w:themeColor="text1"/>
        </w:rPr>
        <w:t xml:space="preserve">, </w:t>
      </w:r>
    </w:p>
    <w:p w14:paraId="3E6D9C7D" w14:textId="26125A1F" w:rsidR="00C33369" w:rsidRPr="006A51D2" w:rsidRDefault="00DD63BF" w:rsidP="00DD63BF">
      <w:pPr>
        <w:pStyle w:val="Universitt"/>
        <w:spacing w:line="240" w:lineRule="auto"/>
        <w:jc w:val="both"/>
        <w:rPr>
          <w:color w:val="000000" w:themeColor="text1"/>
        </w:rPr>
      </w:pPr>
      <w:r w:rsidRPr="006A51D2">
        <w:rPr>
          <w:color w:val="000000" w:themeColor="text1"/>
          <w:vertAlign w:val="superscript"/>
        </w:rPr>
        <w:t>1</w:t>
      </w:r>
      <w:r w:rsidRPr="006A51D2">
        <w:rPr>
          <w:color w:val="000000" w:themeColor="text1"/>
        </w:rPr>
        <w:t xml:space="preserve">Queens University Belfast, Northern Ireland, </w:t>
      </w:r>
      <w:r w:rsidRPr="006A51D2">
        <w:rPr>
          <w:color w:val="000000" w:themeColor="text1"/>
          <w:vertAlign w:val="superscript"/>
        </w:rPr>
        <w:t>2</w:t>
      </w:r>
      <w:r w:rsidR="00C33369" w:rsidRPr="006A51D2">
        <w:rPr>
          <w:color w:val="000000" w:themeColor="text1"/>
        </w:rPr>
        <w:t>Swansea University</w:t>
      </w:r>
      <w:r w:rsidRPr="006A51D2">
        <w:rPr>
          <w:color w:val="000000" w:themeColor="text1"/>
        </w:rPr>
        <w:t>,</w:t>
      </w:r>
      <w:r w:rsidR="004E3DFA">
        <w:rPr>
          <w:color w:val="000000" w:themeColor="text1"/>
        </w:rPr>
        <w:t xml:space="preserve"> </w:t>
      </w:r>
      <w:r w:rsidR="00756AFD">
        <w:rPr>
          <w:color w:val="000000" w:themeColor="text1"/>
        </w:rPr>
        <w:t>Wales</w:t>
      </w:r>
      <w:r w:rsidR="004E3DFA">
        <w:rPr>
          <w:color w:val="000000" w:themeColor="text1"/>
        </w:rPr>
        <w:t>.</w:t>
      </w:r>
    </w:p>
    <w:p w14:paraId="0E193D82" w14:textId="77777777" w:rsidR="00B322BE" w:rsidRPr="00801927" w:rsidRDefault="00B322BE" w:rsidP="00DD63BF">
      <w:pPr>
        <w:pStyle w:val="Text"/>
        <w:spacing w:line="240" w:lineRule="auto"/>
        <w:rPr>
          <w:color w:val="000000" w:themeColor="text1"/>
          <w:sz w:val="24"/>
          <w:lang w:val="en-GB"/>
        </w:rPr>
      </w:pPr>
    </w:p>
    <w:p w14:paraId="79594C63" w14:textId="23272E68" w:rsidR="009F4CCF" w:rsidRPr="00801927" w:rsidRDefault="009F4CCF" w:rsidP="00DD63BF">
      <w:pPr>
        <w:pStyle w:val="Text"/>
        <w:spacing w:line="240" w:lineRule="auto"/>
        <w:rPr>
          <w:color w:val="000000" w:themeColor="text1"/>
          <w:sz w:val="24"/>
          <w:lang w:val="en-GB"/>
        </w:rPr>
      </w:pPr>
      <w:r w:rsidRPr="00801927">
        <w:rPr>
          <w:color w:val="000000" w:themeColor="text1"/>
          <w:sz w:val="24"/>
          <w:lang w:val="en-GB"/>
        </w:rPr>
        <w:t>Abstract: The paper explores competitive balance in</w:t>
      </w:r>
      <w:r w:rsidR="00784247" w:rsidRPr="00801927">
        <w:rPr>
          <w:color w:val="000000" w:themeColor="text1"/>
          <w:sz w:val="24"/>
          <w:lang w:val="en-GB"/>
        </w:rPr>
        <w:t xml:space="preserve"> the</w:t>
      </w:r>
      <w:r w:rsidRPr="00801927">
        <w:rPr>
          <w:color w:val="000000" w:themeColor="text1"/>
          <w:sz w:val="24"/>
          <w:lang w:val="en-GB"/>
        </w:rPr>
        <w:t xml:space="preserve"> top tier </w:t>
      </w:r>
      <w:r w:rsidR="00784247" w:rsidRPr="00801927">
        <w:rPr>
          <w:color w:val="000000" w:themeColor="text1"/>
          <w:sz w:val="24"/>
          <w:lang w:val="en-GB"/>
        </w:rPr>
        <w:t xml:space="preserve">of </w:t>
      </w:r>
      <w:r w:rsidRPr="00801927">
        <w:rPr>
          <w:color w:val="000000" w:themeColor="text1"/>
          <w:sz w:val="24"/>
          <w:lang w:val="en-GB"/>
        </w:rPr>
        <w:t xml:space="preserve">English league </w:t>
      </w:r>
      <w:r w:rsidR="00784247" w:rsidRPr="00801927">
        <w:rPr>
          <w:color w:val="000000" w:themeColor="text1"/>
          <w:sz w:val="24"/>
          <w:lang w:val="en-GB"/>
        </w:rPr>
        <w:t>football during the era of the Premier League</w:t>
      </w:r>
      <w:r w:rsidRPr="00801927">
        <w:rPr>
          <w:color w:val="000000" w:themeColor="text1"/>
          <w:sz w:val="24"/>
          <w:lang w:val="en-GB"/>
        </w:rPr>
        <w:t xml:space="preserve">. </w:t>
      </w:r>
      <w:r w:rsidR="00784247" w:rsidRPr="00801927">
        <w:rPr>
          <w:color w:val="000000" w:themeColor="text1"/>
          <w:sz w:val="24"/>
          <w:lang w:val="en-GB"/>
        </w:rPr>
        <w:t>This era is compared with both the preceding twenty</w:t>
      </w:r>
      <w:r w:rsidR="00ED7AF3">
        <w:rPr>
          <w:color w:val="000000" w:themeColor="text1"/>
          <w:sz w:val="24"/>
          <w:lang w:val="en-GB"/>
        </w:rPr>
        <w:t>-</w:t>
      </w:r>
      <w:r w:rsidR="00784247" w:rsidRPr="00801927">
        <w:rPr>
          <w:color w:val="000000" w:themeColor="text1"/>
          <w:sz w:val="24"/>
          <w:lang w:val="en-GB"/>
        </w:rPr>
        <w:t xml:space="preserve">five year period and </w:t>
      </w:r>
      <w:r w:rsidR="00663AA8" w:rsidRPr="00801927">
        <w:rPr>
          <w:color w:val="000000" w:themeColor="text1"/>
          <w:sz w:val="24"/>
          <w:lang w:val="en-GB"/>
        </w:rPr>
        <w:t xml:space="preserve">also </w:t>
      </w:r>
      <w:r w:rsidR="00784247" w:rsidRPr="00801927">
        <w:rPr>
          <w:color w:val="000000" w:themeColor="text1"/>
          <w:sz w:val="24"/>
          <w:lang w:val="en-GB"/>
        </w:rPr>
        <w:t xml:space="preserve">with the era before World War I. </w:t>
      </w:r>
      <w:r w:rsidRPr="00801927">
        <w:rPr>
          <w:color w:val="000000" w:themeColor="text1"/>
          <w:sz w:val="24"/>
          <w:lang w:val="en-GB"/>
        </w:rPr>
        <w:t xml:space="preserve">Using </w:t>
      </w:r>
      <w:r w:rsidR="00BD2B20" w:rsidRPr="00801927">
        <w:rPr>
          <w:color w:val="000000" w:themeColor="text1"/>
          <w:sz w:val="24"/>
          <w:lang w:val="en-GB"/>
        </w:rPr>
        <w:t xml:space="preserve">several </w:t>
      </w:r>
      <w:r w:rsidRPr="00801927">
        <w:rPr>
          <w:color w:val="000000" w:themeColor="text1"/>
          <w:sz w:val="24"/>
          <w:lang w:val="en-GB"/>
        </w:rPr>
        <w:t>statistical measures, the analysis shows that the current high levels of competitive imbalance are not new phenomena</w:t>
      </w:r>
      <w:r w:rsidR="00784247" w:rsidRPr="00801927">
        <w:rPr>
          <w:color w:val="000000" w:themeColor="text1"/>
          <w:sz w:val="24"/>
          <w:lang w:val="en-GB"/>
        </w:rPr>
        <w:t xml:space="preserve">. </w:t>
      </w:r>
      <w:r w:rsidR="00663AA8" w:rsidRPr="00801927">
        <w:rPr>
          <w:color w:val="000000" w:themeColor="text1"/>
          <w:sz w:val="24"/>
          <w:lang w:val="en-GB"/>
        </w:rPr>
        <w:t>An explanation is proffered in terms of unequal resources between clubs which are inherent to the ‘longue durée’ of professional league football in England</w:t>
      </w:r>
      <w:r w:rsidR="00607512" w:rsidRPr="00801927">
        <w:rPr>
          <w:color w:val="000000" w:themeColor="text1"/>
          <w:sz w:val="24"/>
          <w:lang w:val="en-GB"/>
        </w:rPr>
        <w:t>.</w:t>
      </w:r>
    </w:p>
    <w:p w14:paraId="71D45997" w14:textId="77777777" w:rsidR="009F4CCF" w:rsidRPr="00801927" w:rsidRDefault="009F4CCF" w:rsidP="00DD63BF">
      <w:pPr>
        <w:pStyle w:val="Text"/>
        <w:spacing w:line="240" w:lineRule="auto"/>
        <w:rPr>
          <w:color w:val="000000" w:themeColor="text1"/>
          <w:sz w:val="24"/>
          <w:lang w:val="en-GB"/>
        </w:rPr>
      </w:pPr>
    </w:p>
    <w:p w14:paraId="7A7DD7C9" w14:textId="026D5BD0" w:rsidR="003B5C3A" w:rsidRPr="006A51D2" w:rsidRDefault="009F4CCF" w:rsidP="00DD63BF">
      <w:pPr>
        <w:pStyle w:val="Text"/>
        <w:spacing w:line="240" w:lineRule="auto"/>
        <w:rPr>
          <w:color w:val="000000" w:themeColor="text1"/>
          <w:sz w:val="24"/>
          <w:lang w:val="en-GB"/>
        </w:rPr>
      </w:pPr>
      <w:r w:rsidRPr="006A51D2">
        <w:rPr>
          <w:color w:val="000000" w:themeColor="text1"/>
          <w:sz w:val="24"/>
          <w:lang w:val="en-GB"/>
        </w:rPr>
        <w:t xml:space="preserve">Key Words: competitive balance, English football </w:t>
      </w:r>
      <w:r w:rsidR="00ED7AF3">
        <w:rPr>
          <w:color w:val="000000" w:themeColor="text1"/>
          <w:sz w:val="24"/>
          <w:lang w:val="en-GB"/>
        </w:rPr>
        <w:t>(</w:t>
      </w:r>
      <w:r w:rsidRPr="006A51D2">
        <w:rPr>
          <w:color w:val="000000" w:themeColor="text1"/>
          <w:sz w:val="24"/>
          <w:lang w:val="en-GB"/>
        </w:rPr>
        <w:t>soccer</w:t>
      </w:r>
      <w:r w:rsidR="00ED7AF3">
        <w:rPr>
          <w:color w:val="000000" w:themeColor="text1"/>
          <w:sz w:val="24"/>
          <w:lang w:val="en-GB"/>
        </w:rPr>
        <w:t>)</w:t>
      </w:r>
      <w:r w:rsidRPr="006A51D2">
        <w:rPr>
          <w:color w:val="000000" w:themeColor="text1"/>
          <w:sz w:val="24"/>
          <w:lang w:val="en-GB"/>
        </w:rPr>
        <w:t>, statis</w:t>
      </w:r>
      <w:r w:rsidR="00663AA8" w:rsidRPr="006A51D2">
        <w:rPr>
          <w:color w:val="000000" w:themeColor="text1"/>
          <w:sz w:val="24"/>
          <w:lang w:val="en-GB"/>
        </w:rPr>
        <w:t>tical measures of concentration.</w:t>
      </w:r>
    </w:p>
    <w:p w14:paraId="48CC2372" w14:textId="77777777" w:rsidR="006B7152" w:rsidRPr="00801927" w:rsidRDefault="006B7152" w:rsidP="00DD63BF">
      <w:pPr>
        <w:pStyle w:val="Heading2"/>
        <w:tabs>
          <w:tab w:val="left" w:pos="567"/>
        </w:tabs>
        <w:spacing w:line="240" w:lineRule="auto"/>
        <w:rPr>
          <w:rFonts w:ascii="Times New Roman" w:eastAsia="Times New Roman" w:hAnsi="Times New Roman" w:cs="Arial"/>
          <w:i w:val="0"/>
          <w:color w:val="000000" w:themeColor="text1"/>
          <w:lang w:eastAsia="de-DE"/>
        </w:rPr>
      </w:pPr>
      <w:r w:rsidRPr="00801927">
        <w:rPr>
          <w:rFonts w:ascii="Times New Roman" w:eastAsia="Times New Roman" w:hAnsi="Times New Roman" w:cs="Arial"/>
          <w:i w:val="0"/>
          <w:color w:val="000000" w:themeColor="text1"/>
          <w:lang w:eastAsia="de-DE"/>
        </w:rPr>
        <w:t xml:space="preserve">Introduction </w:t>
      </w:r>
    </w:p>
    <w:p w14:paraId="5A7895C4" w14:textId="0654A51D" w:rsidR="001334E2" w:rsidRPr="006A51D2" w:rsidRDefault="001334E2"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This paper focuses on the issue of competitive balance in the English Premier League since its inception in 1992 through an examination of top-four finishes. It combines descriptive statistics with a conjunctural analysis of the factors that underpin patterns of competitive balance. These levels of competitive balance since 1992 are subsequently compared with the preceding twenty</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five year period between 1967 and 1992 as well as the first twenty</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five years of top tier English football before the First World War. The purpose of these comparisons is to better situate the current era contextually within an appropriate historical perspective and to help generate a more general and nuanced</w:t>
      </w:r>
      <w:r w:rsidR="00B57F76" w:rsidRPr="006A51D2">
        <w:rPr>
          <w:rFonts w:ascii="Times New Roman" w:hAnsi="Times New Roman"/>
          <w:color w:val="000000" w:themeColor="text1"/>
          <w:sz w:val="26"/>
          <w:szCs w:val="26"/>
        </w:rPr>
        <w:t xml:space="preserve"> sociological</w:t>
      </w:r>
      <w:r w:rsidRPr="006A51D2">
        <w:rPr>
          <w:rFonts w:ascii="Times New Roman" w:hAnsi="Times New Roman"/>
          <w:color w:val="000000" w:themeColor="text1"/>
          <w:sz w:val="26"/>
          <w:szCs w:val="26"/>
        </w:rPr>
        <w:t xml:space="preserve"> explanation of the levels of competitive imbalance in the Premier League era.</w:t>
      </w:r>
    </w:p>
    <w:p w14:paraId="5F1679BC" w14:textId="77777777" w:rsidR="001334E2" w:rsidRPr="00ED7AF3" w:rsidRDefault="009C357E" w:rsidP="00DD63BF">
      <w:pPr>
        <w:pStyle w:val="Heading2"/>
        <w:tabs>
          <w:tab w:val="left" w:pos="567"/>
        </w:tabs>
        <w:spacing w:line="240" w:lineRule="auto"/>
        <w:rPr>
          <w:rFonts w:ascii="Times New Roman" w:eastAsia="Times New Roman" w:hAnsi="Times New Roman" w:cs="Arial"/>
          <w:i w:val="0"/>
          <w:color w:val="000000" w:themeColor="text1"/>
          <w:lang w:eastAsia="de-DE"/>
        </w:rPr>
      </w:pPr>
      <w:r w:rsidRPr="00ED7AF3">
        <w:rPr>
          <w:rFonts w:ascii="Times New Roman" w:eastAsia="Times New Roman" w:hAnsi="Times New Roman" w:cs="Arial"/>
          <w:i w:val="0"/>
          <w:color w:val="000000" w:themeColor="text1"/>
          <w:lang w:eastAsia="de-DE"/>
        </w:rPr>
        <w:t>Competitive Balance</w:t>
      </w:r>
      <w:r w:rsidR="00B57F76" w:rsidRPr="00ED7AF3">
        <w:rPr>
          <w:rFonts w:ascii="Times New Roman" w:eastAsia="Times New Roman" w:hAnsi="Times New Roman" w:cs="Arial"/>
          <w:i w:val="0"/>
          <w:color w:val="000000" w:themeColor="text1"/>
          <w:lang w:eastAsia="de-DE"/>
        </w:rPr>
        <w:t>: Academic Debates</w:t>
      </w:r>
    </w:p>
    <w:p w14:paraId="7C4912F6" w14:textId="77777777" w:rsidR="00D13160" w:rsidRPr="006A51D2" w:rsidRDefault="00D13160"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There has been considerable debate amongst social scientists about the issue of competitive balance in the English Premier League. Broadly two approaches can be identified. The first involves longitudinal econometric modelling of finishing position at the end of each season or of overall points accrued. Much of this literature is based on US sports economics and is both very specialised and </w:t>
      </w:r>
      <w:r w:rsidR="00B57F76" w:rsidRPr="006A51D2">
        <w:rPr>
          <w:rFonts w:ascii="Times New Roman" w:hAnsi="Times New Roman"/>
          <w:color w:val="000000" w:themeColor="text1"/>
          <w:sz w:val="26"/>
          <w:szCs w:val="26"/>
        </w:rPr>
        <w:t xml:space="preserve">quite </w:t>
      </w:r>
      <w:r w:rsidRPr="006A51D2">
        <w:rPr>
          <w:rFonts w:ascii="Times New Roman" w:hAnsi="Times New Roman"/>
          <w:color w:val="000000" w:themeColor="text1"/>
          <w:sz w:val="26"/>
          <w:szCs w:val="26"/>
        </w:rPr>
        <w:t xml:space="preserve">arcane to most European researchers into sport. The second involves the use of descriptive statistics which are sedimented within broader sociological and historical factors and which are generally far more accessible to most European sports social scientists. The current analysis sits centrally within this second tradition. </w:t>
      </w:r>
    </w:p>
    <w:p w14:paraId="1A695644" w14:textId="513E3F3F" w:rsidR="00D13160" w:rsidRPr="006A51D2" w:rsidRDefault="00D13160" w:rsidP="00DD63BF">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The econometric approach is premised upon various styles of quantitative statistical modelling. Fedderson and Maennig (2008) examined top tier English football in a comparison with other European football leagues and also with US Major Leagues between 1969 and 2004.</w:t>
      </w:r>
      <w:r w:rsidR="00C9358C" w:rsidRPr="006A51D2">
        <w:rPr>
          <w:rFonts w:ascii="Times New Roman" w:hAnsi="Times New Roman"/>
          <w:color w:val="000000" w:themeColor="text1"/>
          <w:sz w:val="26"/>
          <w:szCs w:val="26"/>
        </w:rPr>
        <w:t xml:space="preserve"> They concluded that ‘the English Premier League manifests a significantly higher competitive balance than other European leagues’ </w:t>
      </w:r>
      <w:r w:rsidR="00F94254">
        <w:rPr>
          <w:rFonts w:ascii="Times New Roman" w:hAnsi="Times New Roman"/>
          <w:color w:val="000000" w:themeColor="text1"/>
          <w:sz w:val="26"/>
          <w:szCs w:val="26"/>
        </w:rPr>
        <w:t>(</w:t>
      </w:r>
      <w:r w:rsidR="00C9358C" w:rsidRPr="006A51D2">
        <w:rPr>
          <w:rFonts w:ascii="Times New Roman" w:hAnsi="Times New Roman"/>
          <w:color w:val="000000" w:themeColor="text1"/>
          <w:sz w:val="26"/>
          <w:szCs w:val="26"/>
        </w:rPr>
        <w:t>7</w:t>
      </w:r>
      <w:r w:rsidR="00F94254">
        <w:rPr>
          <w:rFonts w:ascii="Times New Roman" w:hAnsi="Times New Roman"/>
          <w:color w:val="000000" w:themeColor="text1"/>
          <w:sz w:val="26"/>
          <w:szCs w:val="26"/>
        </w:rPr>
        <w:t>)</w:t>
      </w:r>
      <w:r w:rsidR="00C9358C" w:rsidRPr="006A51D2">
        <w:rPr>
          <w:rFonts w:ascii="Times New Roman" w:hAnsi="Times New Roman"/>
          <w:color w:val="000000" w:themeColor="text1"/>
          <w:sz w:val="26"/>
          <w:szCs w:val="26"/>
        </w:rPr>
        <w:t>. Lee and Fort (2012) undertook a time series regression analysis of top tier English foot</w:t>
      </w:r>
      <w:r w:rsidR="006609A3" w:rsidRPr="006A51D2">
        <w:rPr>
          <w:rFonts w:ascii="Times New Roman" w:hAnsi="Times New Roman"/>
          <w:color w:val="000000" w:themeColor="text1"/>
          <w:sz w:val="26"/>
          <w:szCs w:val="26"/>
        </w:rPr>
        <w:t>ball between 1888 and 2007. They</w:t>
      </w:r>
      <w:r w:rsidR="00C9358C" w:rsidRPr="006A51D2">
        <w:rPr>
          <w:rFonts w:ascii="Times New Roman" w:hAnsi="Times New Roman"/>
          <w:color w:val="000000" w:themeColor="text1"/>
          <w:sz w:val="26"/>
          <w:szCs w:val="26"/>
        </w:rPr>
        <w:t xml:space="preserve"> identified </w:t>
      </w:r>
      <w:r w:rsidR="006609A3" w:rsidRPr="006A51D2">
        <w:rPr>
          <w:rFonts w:ascii="Times New Roman" w:hAnsi="Times New Roman"/>
          <w:color w:val="000000" w:themeColor="text1"/>
          <w:sz w:val="26"/>
          <w:szCs w:val="26"/>
        </w:rPr>
        <w:t>four statistic</w:t>
      </w:r>
      <w:r w:rsidR="00C9358C" w:rsidRPr="006A51D2">
        <w:rPr>
          <w:rFonts w:ascii="Times New Roman" w:hAnsi="Times New Roman"/>
          <w:color w:val="000000" w:themeColor="text1"/>
          <w:sz w:val="26"/>
          <w:szCs w:val="26"/>
        </w:rPr>
        <w:t xml:space="preserve">al breakpoints: the last of which was in </w:t>
      </w:r>
      <w:r w:rsidR="00C9358C" w:rsidRPr="006A51D2">
        <w:rPr>
          <w:rFonts w:ascii="Times New Roman" w:hAnsi="Times New Roman"/>
          <w:color w:val="000000" w:themeColor="text1"/>
          <w:sz w:val="26"/>
          <w:szCs w:val="26"/>
        </w:rPr>
        <w:lastRenderedPageBreak/>
        <w:t>1995. This they suggest was based upon three factors: changes in the format</w:t>
      </w:r>
      <w:r w:rsidR="00A25E9F" w:rsidRPr="006A51D2">
        <w:rPr>
          <w:rFonts w:ascii="Times New Roman" w:hAnsi="Times New Roman"/>
          <w:color w:val="000000" w:themeColor="text1"/>
          <w:sz w:val="26"/>
          <w:szCs w:val="26"/>
        </w:rPr>
        <w:t xml:space="preserve"> of t</w:t>
      </w:r>
      <w:r w:rsidR="00C9358C" w:rsidRPr="006A51D2">
        <w:rPr>
          <w:rFonts w:ascii="Times New Roman" w:hAnsi="Times New Roman"/>
          <w:color w:val="000000" w:themeColor="text1"/>
          <w:sz w:val="26"/>
          <w:szCs w:val="26"/>
        </w:rPr>
        <w:t>he Premier Leagu</w:t>
      </w:r>
      <w:r w:rsidR="006609A3" w:rsidRPr="006A51D2">
        <w:rPr>
          <w:rFonts w:ascii="Times New Roman" w:hAnsi="Times New Roman"/>
          <w:color w:val="000000" w:themeColor="text1"/>
          <w:sz w:val="26"/>
          <w:szCs w:val="26"/>
        </w:rPr>
        <w:t>e</w:t>
      </w:r>
      <w:r w:rsidR="00C9358C" w:rsidRPr="006A51D2">
        <w:rPr>
          <w:rFonts w:ascii="Times New Roman" w:hAnsi="Times New Roman"/>
          <w:color w:val="000000" w:themeColor="text1"/>
          <w:sz w:val="26"/>
          <w:szCs w:val="26"/>
        </w:rPr>
        <w:t>, growing revenue equality and the Bosman Ruling in 1995</w:t>
      </w:r>
      <w:r w:rsidR="00A25E9F" w:rsidRPr="006A51D2">
        <w:rPr>
          <w:rFonts w:ascii="Times New Roman" w:hAnsi="Times New Roman"/>
          <w:color w:val="000000" w:themeColor="text1"/>
          <w:sz w:val="26"/>
          <w:szCs w:val="26"/>
        </w:rPr>
        <w:t xml:space="preserve"> </w:t>
      </w:r>
      <w:r w:rsidR="00F94254">
        <w:rPr>
          <w:rFonts w:ascii="Times New Roman" w:hAnsi="Times New Roman"/>
          <w:color w:val="000000" w:themeColor="text1"/>
          <w:sz w:val="26"/>
          <w:szCs w:val="26"/>
        </w:rPr>
        <w:t>(</w:t>
      </w:r>
      <w:r w:rsidR="00A25E9F" w:rsidRPr="006A51D2">
        <w:rPr>
          <w:rFonts w:ascii="Times New Roman" w:hAnsi="Times New Roman"/>
          <w:color w:val="000000" w:themeColor="text1"/>
          <w:sz w:val="26"/>
          <w:szCs w:val="26"/>
        </w:rPr>
        <w:t>267</w:t>
      </w:r>
      <w:r w:rsidR="00F94254">
        <w:rPr>
          <w:rFonts w:ascii="Times New Roman" w:hAnsi="Times New Roman"/>
          <w:color w:val="000000" w:themeColor="text1"/>
          <w:sz w:val="26"/>
          <w:szCs w:val="26"/>
        </w:rPr>
        <w:t>)</w:t>
      </w:r>
      <w:r w:rsidR="00C9358C" w:rsidRPr="006A51D2">
        <w:rPr>
          <w:rFonts w:ascii="Times New Roman" w:hAnsi="Times New Roman"/>
          <w:color w:val="000000" w:themeColor="text1"/>
          <w:sz w:val="26"/>
          <w:szCs w:val="26"/>
        </w:rPr>
        <w:t xml:space="preserve">. No evidence is presented for these three claims. Indeed, the article simply refers to the ‘sharing of historical knowledge’ (278) by </w:t>
      </w:r>
      <w:r w:rsidR="00A25E9F" w:rsidRPr="006A51D2">
        <w:rPr>
          <w:rFonts w:ascii="Times New Roman" w:hAnsi="Times New Roman"/>
          <w:color w:val="000000" w:themeColor="text1"/>
          <w:sz w:val="26"/>
          <w:szCs w:val="26"/>
        </w:rPr>
        <w:t xml:space="preserve">their colleague </w:t>
      </w:r>
      <w:r w:rsidR="00C9358C" w:rsidRPr="006A51D2">
        <w:rPr>
          <w:rFonts w:ascii="Times New Roman" w:hAnsi="Times New Roman"/>
          <w:color w:val="000000" w:themeColor="text1"/>
          <w:sz w:val="26"/>
          <w:szCs w:val="26"/>
        </w:rPr>
        <w:t>Szymanski. It would be most surprising if the Bosman Ruling in 1995 caused a breakpoint simultaneously in the same year as its putative effects would have taken place progressively over subsequent years. Nonetheless, Lee and Fort concluded that ‘competitive balance in the English Premier League has declined at a record rate in the last decade</w:t>
      </w:r>
      <w:r w:rsidR="006609A3" w:rsidRPr="006A51D2">
        <w:rPr>
          <w:rFonts w:ascii="Times New Roman" w:hAnsi="Times New Roman"/>
          <w:color w:val="000000" w:themeColor="text1"/>
          <w:sz w:val="26"/>
          <w:szCs w:val="26"/>
        </w:rPr>
        <w:t xml:space="preserve"> </w:t>
      </w:r>
      <w:r w:rsidR="00D350A4">
        <w:rPr>
          <w:rFonts w:ascii="Times New Roman" w:hAnsi="Times New Roman"/>
          <w:color w:val="000000" w:themeColor="text1"/>
          <w:sz w:val="26"/>
          <w:szCs w:val="26"/>
        </w:rPr>
        <w:t>(</w:t>
      </w:r>
      <w:r w:rsidR="006609A3" w:rsidRPr="006A51D2">
        <w:rPr>
          <w:rFonts w:ascii="Times New Roman" w:hAnsi="Times New Roman"/>
          <w:color w:val="000000" w:themeColor="text1"/>
          <w:sz w:val="26"/>
          <w:szCs w:val="26"/>
        </w:rPr>
        <w:t>i</w:t>
      </w:r>
      <w:r w:rsidR="00D350A4">
        <w:rPr>
          <w:rFonts w:ascii="Times New Roman" w:hAnsi="Times New Roman"/>
          <w:color w:val="000000" w:themeColor="text1"/>
          <w:sz w:val="26"/>
          <w:szCs w:val="26"/>
        </w:rPr>
        <w:t>.</w:t>
      </w:r>
      <w:r w:rsidR="006609A3" w:rsidRPr="006A51D2">
        <w:rPr>
          <w:rFonts w:ascii="Times New Roman" w:hAnsi="Times New Roman"/>
          <w:color w:val="000000" w:themeColor="text1"/>
          <w:sz w:val="26"/>
          <w:szCs w:val="26"/>
        </w:rPr>
        <w:t>e</w:t>
      </w:r>
      <w:r w:rsidR="00D350A4">
        <w:rPr>
          <w:rFonts w:ascii="Times New Roman" w:hAnsi="Times New Roman"/>
          <w:color w:val="000000" w:themeColor="text1"/>
          <w:sz w:val="26"/>
          <w:szCs w:val="26"/>
        </w:rPr>
        <w:t>.</w:t>
      </w:r>
      <w:r w:rsidR="006609A3" w:rsidRPr="006A51D2">
        <w:rPr>
          <w:rFonts w:ascii="Times New Roman" w:hAnsi="Times New Roman"/>
          <w:color w:val="000000" w:themeColor="text1"/>
          <w:sz w:val="26"/>
          <w:szCs w:val="26"/>
        </w:rPr>
        <w:t xml:space="preserve"> 1997-2007</w:t>
      </w:r>
      <w:r w:rsidR="00D350A4">
        <w:rPr>
          <w:rFonts w:ascii="Times New Roman" w:hAnsi="Times New Roman"/>
          <w:color w:val="000000" w:themeColor="text1"/>
          <w:sz w:val="26"/>
          <w:szCs w:val="26"/>
        </w:rPr>
        <w:t>)</w:t>
      </w:r>
      <w:r w:rsidR="006609A3" w:rsidRPr="006A51D2">
        <w:rPr>
          <w:rFonts w:ascii="Times New Roman" w:hAnsi="Times New Roman"/>
          <w:color w:val="000000" w:themeColor="text1"/>
          <w:sz w:val="26"/>
          <w:szCs w:val="26"/>
        </w:rPr>
        <w:t>’ (281).</w:t>
      </w:r>
    </w:p>
    <w:p w14:paraId="561F1B96" w14:textId="77777777" w:rsidR="006609A3" w:rsidRPr="006A51D2" w:rsidRDefault="006609A3" w:rsidP="00DD63BF">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Kent </w:t>
      </w:r>
      <w:r w:rsidRPr="006A51D2">
        <w:rPr>
          <w:rFonts w:ascii="Times New Roman" w:hAnsi="Times New Roman"/>
          <w:i/>
          <w:color w:val="000000" w:themeColor="text1"/>
          <w:sz w:val="26"/>
          <w:szCs w:val="26"/>
        </w:rPr>
        <w:t>et al</w:t>
      </w:r>
      <w:r w:rsidR="00D350A4">
        <w:rPr>
          <w:rFonts w:ascii="Times New Roman" w:hAnsi="Times New Roman"/>
          <w:i/>
          <w:color w:val="000000" w:themeColor="text1"/>
          <w:sz w:val="26"/>
          <w:szCs w:val="26"/>
        </w:rPr>
        <w:t>.</w:t>
      </w:r>
      <w:r w:rsidRPr="006A51D2">
        <w:rPr>
          <w:rFonts w:ascii="Times New Roman" w:hAnsi="Times New Roman"/>
          <w:i/>
          <w:color w:val="000000" w:themeColor="text1"/>
          <w:sz w:val="26"/>
          <w:szCs w:val="26"/>
        </w:rPr>
        <w:t xml:space="preserve"> </w:t>
      </w:r>
      <w:r w:rsidRPr="006A51D2">
        <w:rPr>
          <w:rFonts w:ascii="Times New Roman" w:hAnsi="Times New Roman"/>
          <w:color w:val="000000" w:themeColor="text1"/>
          <w:sz w:val="26"/>
          <w:szCs w:val="26"/>
        </w:rPr>
        <w:t>(2013) also concluded that competitive balance in the English Premier League worsened between 1992 and 2008. They suggest that this was due to changes in the back-pass rule which they claim worsened competitive balance. Quite why is left totally opaque. Martinez and Willener (2017) more recently used six different measures of competitive balance to examine the relationship between competitive balance and attendances between 1888 and 2015. They concluded that the Premier League era</w:t>
      </w:r>
      <w:r w:rsidR="00C47486" w:rsidRPr="006A51D2">
        <w:rPr>
          <w:rFonts w:ascii="Times New Roman" w:hAnsi="Times New Roman"/>
          <w:color w:val="000000" w:themeColor="text1"/>
          <w:sz w:val="26"/>
          <w:szCs w:val="26"/>
        </w:rPr>
        <w:t xml:space="preserve"> had the least balance over this period. However, their explanation is perfunctory in terms of any historical factors or context. Indeed, it simply amounts to a couple of sentences.</w:t>
      </w:r>
    </w:p>
    <w:p w14:paraId="02721BC4" w14:textId="5E0DF717" w:rsidR="00931A88" w:rsidRPr="006A51D2" w:rsidRDefault="00931A88" w:rsidP="00DD63BF">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Various other authors have used descriptive statistics to examine competitive balance</w:t>
      </w:r>
      <w:r w:rsidR="00A25E9F" w:rsidRPr="006A51D2">
        <w:rPr>
          <w:rFonts w:ascii="Times New Roman" w:hAnsi="Times New Roman"/>
          <w:color w:val="000000" w:themeColor="text1"/>
          <w:sz w:val="26"/>
          <w:szCs w:val="26"/>
        </w:rPr>
        <w:t xml:space="preserve"> in the Premier League</w:t>
      </w:r>
      <w:r w:rsidRPr="006A51D2">
        <w:rPr>
          <w:rFonts w:ascii="Times New Roman" w:hAnsi="Times New Roman"/>
          <w:color w:val="000000" w:themeColor="text1"/>
          <w:sz w:val="26"/>
          <w:szCs w:val="26"/>
        </w:rPr>
        <w:t>. Szymanski (2001) identified ‘</w:t>
      </w:r>
      <w:r w:rsidR="00B57F76" w:rsidRPr="006A51D2">
        <w:rPr>
          <w:rFonts w:ascii="Times New Roman" w:hAnsi="Times New Roman"/>
          <w:color w:val="000000" w:themeColor="text1"/>
          <w:sz w:val="26"/>
          <w:szCs w:val="26"/>
        </w:rPr>
        <w:t xml:space="preserve">the absence of any significant trend in dominance over time, measured by the number of teams accounting for the top positions over different time periods’ </w:t>
      </w:r>
      <w:r w:rsidR="00D350A4">
        <w:rPr>
          <w:rFonts w:ascii="Times New Roman" w:hAnsi="Times New Roman"/>
          <w:color w:val="000000" w:themeColor="text1"/>
          <w:sz w:val="26"/>
          <w:szCs w:val="26"/>
        </w:rPr>
        <w:t>(</w:t>
      </w:r>
      <w:r w:rsidR="00B57F76" w:rsidRPr="006A51D2">
        <w:rPr>
          <w:rFonts w:ascii="Times New Roman" w:hAnsi="Times New Roman"/>
          <w:color w:val="000000" w:themeColor="text1"/>
          <w:sz w:val="26"/>
          <w:szCs w:val="26"/>
        </w:rPr>
        <w:t>74</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in terms of top 3, top 5 and top 10 finishes between 1978 and 1998. He concluded that competitive balance overall was ‘relatively stable’ </w:t>
      </w:r>
      <w:r w:rsidR="00D350A4">
        <w:rPr>
          <w:rFonts w:ascii="Times New Roman" w:hAnsi="Times New Roman"/>
          <w:color w:val="000000" w:themeColor="text1"/>
          <w:sz w:val="26"/>
          <w:szCs w:val="26"/>
        </w:rPr>
        <w:t>(</w:t>
      </w:r>
      <w:r w:rsidR="00B57F76" w:rsidRPr="006A51D2">
        <w:rPr>
          <w:rFonts w:ascii="Times New Roman" w:hAnsi="Times New Roman"/>
          <w:color w:val="000000" w:themeColor="text1"/>
          <w:sz w:val="26"/>
          <w:szCs w:val="26"/>
        </w:rPr>
        <w:t>75</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Michie and Oughton (2004) </w:t>
      </w:r>
      <w:r w:rsidR="00B57F76" w:rsidRPr="006A51D2">
        <w:rPr>
          <w:rFonts w:ascii="Times New Roman" w:hAnsi="Times New Roman"/>
          <w:color w:val="000000" w:themeColor="text1"/>
          <w:sz w:val="26"/>
          <w:szCs w:val="26"/>
        </w:rPr>
        <w:t xml:space="preserve">also </w:t>
      </w:r>
      <w:r w:rsidRPr="006A51D2">
        <w:rPr>
          <w:rFonts w:ascii="Times New Roman" w:hAnsi="Times New Roman"/>
          <w:color w:val="000000" w:themeColor="text1"/>
          <w:sz w:val="26"/>
          <w:szCs w:val="26"/>
        </w:rPr>
        <w:t xml:space="preserve">examined five-club concentration ratios between 1947 and 2004. They found that this had been ‘roughly constant up to 1987’ but there had been a ‘significant increase since’ </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22</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w:t>
      </w:r>
    </w:p>
    <w:p w14:paraId="6E9FF29C" w14:textId="471D0BF4" w:rsidR="00931A88" w:rsidRPr="006A51D2" w:rsidRDefault="00931A88" w:rsidP="00DD63BF">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Goosens (2006) examined top 3 finishes between 1963 and 2005 and concluded that there had been ‘a moderate linear rise in imbalance’ </w:t>
      </w:r>
      <w:r w:rsidR="00D350A4">
        <w:rPr>
          <w:rFonts w:ascii="Times New Roman" w:hAnsi="Times New Roman"/>
          <w:color w:val="000000" w:themeColor="text1"/>
          <w:sz w:val="26"/>
          <w:szCs w:val="26"/>
        </w:rPr>
        <w:t>(</w:t>
      </w:r>
      <w:r w:rsidR="0019228F" w:rsidRPr="006A51D2">
        <w:rPr>
          <w:rFonts w:ascii="Times New Roman" w:hAnsi="Times New Roman"/>
          <w:color w:val="000000" w:themeColor="text1"/>
          <w:sz w:val="26"/>
          <w:szCs w:val="26"/>
        </w:rPr>
        <w:t>105</w:t>
      </w:r>
      <w:r w:rsidR="00D350A4">
        <w:rPr>
          <w:rFonts w:ascii="Times New Roman" w:hAnsi="Times New Roman"/>
          <w:color w:val="000000" w:themeColor="text1"/>
          <w:sz w:val="26"/>
          <w:szCs w:val="26"/>
        </w:rPr>
        <w:t>)</w:t>
      </w:r>
      <w:r w:rsidR="0019228F" w:rsidRPr="006A51D2">
        <w:rPr>
          <w:rFonts w:ascii="Times New Roman" w:hAnsi="Times New Roman"/>
          <w:color w:val="000000" w:themeColor="text1"/>
          <w:sz w:val="26"/>
          <w:szCs w:val="26"/>
        </w:rPr>
        <w:t>. Konig (2009),</w:t>
      </w:r>
      <w:r w:rsidRPr="006A51D2">
        <w:rPr>
          <w:rFonts w:ascii="Times New Roman" w:hAnsi="Times New Roman"/>
          <w:color w:val="000000" w:themeColor="text1"/>
          <w:sz w:val="26"/>
          <w:szCs w:val="26"/>
        </w:rPr>
        <w:t xml:space="preserve"> on the other hand, identified ‘no clear trends’ in terms of competitive balance between 1945 and 2008. Curran </w:t>
      </w:r>
      <w:r w:rsidRPr="006A51D2">
        <w:rPr>
          <w:rFonts w:ascii="Times New Roman" w:hAnsi="Times New Roman"/>
          <w:i/>
          <w:color w:val="000000" w:themeColor="text1"/>
          <w:sz w:val="26"/>
          <w:szCs w:val="26"/>
        </w:rPr>
        <w:t>et al</w:t>
      </w:r>
      <w:r w:rsidR="00D350A4">
        <w:rPr>
          <w:rFonts w:ascii="Times New Roman" w:hAnsi="Times New Roman"/>
          <w:i/>
          <w:color w:val="000000" w:themeColor="text1"/>
          <w:sz w:val="26"/>
          <w:szCs w:val="26"/>
        </w:rPr>
        <w:t>.</w:t>
      </w:r>
      <w:r w:rsidRPr="006A51D2">
        <w:rPr>
          <w:rFonts w:ascii="Times New Roman" w:hAnsi="Times New Roman"/>
          <w:i/>
          <w:color w:val="000000" w:themeColor="text1"/>
          <w:sz w:val="26"/>
          <w:szCs w:val="26"/>
        </w:rPr>
        <w:t xml:space="preserve"> </w:t>
      </w:r>
      <w:r w:rsidR="0019228F" w:rsidRPr="006A51D2">
        <w:rPr>
          <w:rFonts w:ascii="Times New Roman" w:hAnsi="Times New Roman"/>
          <w:color w:val="000000" w:themeColor="text1"/>
          <w:sz w:val="26"/>
          <w:szCs w:val="26"/>
        </w:rPr>
        <w:t xml:space="preserve">(2009) constructed a top 4 index which measured the percentage share of top 4 positions between 1948 and 2008. They concluded that ‘all the data suggests that comparative balance is decreasing’ </w:t>
      </w:r>
      <w:r w:rsidR="00D350A4">
        <w:rPr>
          <w:rFonts w:ascii="Times New Roman" w:hAnsi="Times New Roman"/>
          <w:color w:val="000000" w:themeColor="text1"/>
          <w:sz w:val="26"/>
          <w:szCs w:val="26"/>
        </w:rPr>
        <w:t>(</w:t>
      </w:r>
      <w:r w:rsidR="0019228F" w:rsidRPr="006A51D2">
        <w:rPr>
          <w:rFonts w:ascii="Times New Roman" w:hAnsi="Times New Roman"/>
          <w:color w:val="000000" w:themeColor="text1"/>
          <w:sz w:val="26"/>
          <w:szCs w:val="26"/>
        </w:rPr>
        <w:t>1744</w:t>
      </w:r>
      <w:r w:rsidR="00D350A4">
        <w:rPr>
          <w:rFonts w:ascii="Times New Roman" w:hAnsi="Times New Roman"/>
          <w:color w:val="000000" w:themeColor="text1"/>
          <w:sz w:val="26"/>
          <w:szCs w:val="26"/>
        </w:rPr>
        <w:t>)</w:t>
      </w:r>
      <w:r w:rsidR="0019228F" w:rsidRPr="006A51D2">
        <w:rPr>
          <w:rFonts w:ascii="Times New Roman" w:hAnsi="Times New Roman"/>
          <w:color w:val="000000" w:themeColor="text1"/>
          <w:sz w:val="26"/>
          <w:szCs w:val="26"/>
        </w:rPr>
        <w:t>. This they put down to the impact of the Premier League in 1992 and the growth of the Champions League.</w:t>
      </w:r>
    </w:p>
    <w:p w14:paraId="092B44A9" w14:textId="3E431B13" w:rsidR="0019228F" w:rsidRPr="006A51D2" w:rsidRDefault="0019228F" w:rsidP="00DD63BF">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Naghshbandi</w:t>
      </w:r>
      <w:r w:rsidR="00DD3EF0" w:rsidRPr="006A51D2">
        <w:rPr>
          <w:rFonts w:ascii="Times New Roman" w:hAnsi="Times New Roman"/>
          <w:color w:val="000000" w:themeColor="text1"/>
          <w:sz w:val="26"/>
          <w:szCs w:val="26"/>
        </w:rPr>
        <w:t xml:space="preserve"> </w:t>
      </w:r>
      <w:r w:rsidR="00DD3EF0" w:rsidRPr="006A51D2">
        <w:rPr>
          <w:rFonts w:ascii="Times New Roman" w:hAnsi="Times New Roman"/>
          <w:i/>
          <w:color w:val="000000" w:themeColor="text1"/>
          <w:sz w:val="26"/>
          <w:szCs w:val="26"/>
        </w:rPr>
        <w:t>et al</w:t>
      </w:r>
      <w:r w:rsidR="00D350A4">
        <w:rPr>
          <w:rFonts w:ascii="Times New Roman" w:hAnsi="Times New Roman"/>
          <w:i/>
          <w:color w:val="000000" w:themeColor="text1"/>
          <w:sz w:val="26"/>
          <w:szCs w:val="26"/>
        </w:rPr>
        <w:t>.</w:t>
      </w:r>
      <w:r w:rsidR="00DD3EF0" w:rsidRPr="006A51D2">
        <w:rPr>
          <w:rFonts w:ascii="Times New Roman" w:hAnsi="Times New Roman"/>
          <w:i/>
          <w:color w:val="000000" w:themeColor="text1"/>
          <w:sz w:val="26"/>
          <w:szCs w:val="26"/>
        </w:rPr>
        <w:t xml:space="preserve"> </w:t>
      </w:r>
      <w:r w:rsidR="00DD3EF0" w:rsidRPr="006A51D2">
        <w:rPr>
          <w:rFonts w:ascii="Times New Roman" w:hAnsi="Times New Roman"/>
          <w:color w:val="000000" w:themeColor="text1"/>
          <w:sz w:val="26"/>
          <w:szCs w:val="26"/>
        </w:rPr>
        <w:t xml:space="preserve">(2011) only examined one season </w:t>
      </w:r>
      <w:r w:rsidR="00526D45">
        <w:rPr>
          <w:rFonts w:ascii="Times New Roman" w:hAnsi="Times New Roman"/>
          <w:color w:val="000000" w:themeColor="text1"/>
          <w:sz w:val="26"/>
          <w:szCs w:val="26"/>
        </w:rPr>
        <w:t>(</w:t>
      </w:r>
      <w:r w:rsidR="00DD3EF0" w:rsidRPr="006A51D2">
        <w:rPr>
          <w:rFonts w:ascii="Times New Roman" w:hAnsi="Times New Roman"/>
          <w:color w:val="000000" w:themeColor="text1"/>
          <w:sz w:val="26"/>
          <w:szCs w:val="26"/>
        </w:rPr>
        <w:t>2009-201</w:t>
      </w:r>
      <w:r w:rsidR="00756AFD">
        <w:rPr>
          <w:rFonts w:ascii="Times New Roman" w:hAnsi="Times New Roman"/>
          <w:color w:val="000000" w:themeColor="text1"/>
          <w:sz w:val="26"/>
          <w:szCs w:val="26"/>
        </w:rPr>
        <w:t>0</w:t>
      </w:r>
      <w:r w:rsidR="00526D45">
        <w:rPr>
          <w:rFonts w:ascii="Times New Roman" w:hAnsi="Times New Roman"/>
          <w:color w:val="000000" w:themeColor="text1"/>
          <w:sz w:val="26"/>
          <w:szCs w:val="26"/>
        </w:rPr>
        <w:t>)</w:t>
      </w:r>
      <w:r w:rsidR="00DD3EF0" w:rsidRPr="006A51D2">
        <w:rPr>
          <w:rFonts w:ascii="Times New Roman" w:hAnsi="Times New Roman"/>
          <w:color w:val="000000" w:themeColor="text1"/>
          <w:sz w:val="26"/>
          <w:szCs w:val="26"/>
        </w:rPr>
        <w:t xml:space="preserve"> in their comparison of six countries and therefore provide no insights into trends over time. Dousti </w:t>
      </w:r>
      <w:r w:rsidR="00DD3EF0" w:rsidRPr="006A51D2">
        <w:rPr>
          <w:rFonts w:ascii="Times New Roman" w:hAnsi="Times New Roman"/>
          <w:i/>
          <w:color w:val="000000" w:themeColor="text1"/>
          <w:sz w:val="26"/>
          <w:szCs w:val="26"/>
        </w:rPr>
        <w:t>et al</w:t>
      </w:r>
      <w:r w:rsidR="00D350A4">
        <w:rPr>
          <w:rFonts w:ascii="Times New Roman" w:hAnsi="Times New Roman"/>
          <w:i/>
          <w:color w:val="000000" w:themeColor="text1"/>
          <w:sz w:val="26"/>
          <w:szCs w:val="26"/>
        </w:rPr>
        <w:t>.</w:t>
      </w:r>
      <w:r w:rsidR="00DD3EF0" w:rsidRPr="006A51D2">
        <w:rPr>
          <w:rFonts w:ascii="Times New Roman" w:hAnsi="Times New Roman"/>
          <w:i/>
          <w:color w:val="000000" w:themeColor="text1"/>
          <w:sz w:val="26"/>
          <w:szCs w:val="26"/>
        </w:rPr>
        <w:t xml:space="preserve"> </w:t>
      </w:r>
      <w:r w:rsidR="00DD3EF0" w:rsidRPr="006A51D2">
        <w:rPr>
          <w:rFonts w:ascii="Times New Roman" w:hAnsi="Times New Roman"/>
          <w:color w:val="000000" w:themeColor="text1"/>
          <w:sz w:val="26"/>
          <w:szCs w:val="26"/>
        </w:rPr>
        <w:t xml:space="preserve">(2012) examined top 5 finishes between 2001 and 2012 in the English Premier League following the methodology adopted </w:t>
      </w:r>
      <w:r w:rsidR="00B57F76" w:rsidRPr="006A51D2">
        <w:rPr>
          <w:rFonts w:ascii="Times New Roman" w:hAnsi="Times New Roman"/>
          <w:color w:val="000000" w:themeColor="text1"/>
          <w:sz w:val="26"/>
          <w:szCs w:val="26"/>
        </w:rPr>
        <w:t xml:space="preserve">earlier </w:t>
      </w:r>
      <w:r w:rsidR="00DD3EF0" w:rsidRPr="006A51D2">
        <w:rPr>
          <w:rFonts w:ascii="Times New Roman" w:hAnsi="Times New Roman"/>
          <w:color w:val="000000" w:themeColor="text1"/>
          <w:sz w:val="26"/>
          <w:szCs w:val="26"/>
        </w:rPr>
        <w:t>by</w:t>
      </w:r>
      <w:r w:rsidR="00B57F76" w:rsidRPr="006A51D2">
        <w:rPr>
          <w:rFonts w:ascii="Times New Roman" w:hAnsi="Times New Roman"/>
          <w:color w:val="000000" w:themeColor="text1"/>
          <w:sz w:val="26"/>
          <w:szCs w:val="26"/>
        </w:rPr>
        <w:t xml:space="preserve"> Szymanski</w:t>
      </w:r>
      <w:r w:rsidR="00DD3EF0" w:rsidRPr="006A51D2">
        <w:rPr>
          <w:rFonts w:ascii="Times New Roman" w:hAnsi="Times New Roman"/>
          <w:color w:val="000000" w:themeColor="text1"/>
          <w:sz w:val="26"/>
          <w:szCs w:val="26"/>
        </w:rPr>
        <w:t xml:space="preserve"> </w:t>
      </w:r>
      <w:r w:rsidR="00B57F76" w:rsidRPr="006A51D2">
        <w:rPr>
          <w:rFonts w:ascii="Times New Roman" w:hAnsi="Times New Roman"/>
          <w:color w:val="000000" w:themeColor="text1"/>
          <w:sz w:val="26"/>
          <w:szCs w:val="26"/>
        </w:rPr>
        <w:t xml:space="preserve">and by </w:t>
      </w:r>
      <w:r w:rsidR="00DD3EF0" w:rsidRPr="006A51D2">
        <w:rPr>
          <w:rFonts w:ascii="Times New Roman" w:hAnsi="Times New Roman"/>
          <w:color w:val="000000" w:themeColor="text1"/>
          <w:sz w:val="26"/>
          <w:szCs w:val="26"/>
        </w:rPr>
        <w:t>Michie and Oughton. Neither of their two mea</w:t>
      </w:r>
      <w:r w:rsidR="00A25E9F" w:rsidRPr="006A51D2">
        <w:rPr>
          <w:rFonts w:ascii="Times New Roman" w:hAnsi="Times New Roman"/>
          <w:color w:val="000000" w:themeColor="text1"/>
          <w:sz w:val="26"/>
          <w:szCs w:val="26"/>
        </w:rPr>
        <w:t>sures show</w:t>
      </w:r>
      <w:r w:rsidR="0054050E" w:rsidRPr="006A51D2">
        <w:rPr>
          <w:rFonts w:ascii="Times New Roman" w:hAnsi="Times New Roman"/>
          <w:color w:val="000000" w:themeColor="text1"/>
          <w:sz w:val="26"/>
          <w:szCs w:val="26"/>
        </w:rPr>
        <w:t>s</w:t>
      </w:r>
      <w:r w:rsidR="00A25E9F" w:rsidRPr="006A51D2">
        <w:rPr>
          <w:rFonts w:ascii="Times New Roman" w:hAnsi="Times New Roman"/>
          <w:color w:val="000000" w:themeColor="text1"/>
          <w:sz w:val="26"/>
          <w:szCs w:val="26"/>
        </w:rPr>
        <w:t xml:space="preserve"> any significant tren</w:t>
      </w:r>
      <w:r w:rsidR="00DD3EF0" w:rsidRPr="006A51D2">
        <w:rPr>
          <w:rFonts w:ascii="Times New Roman" w:hAnsi="Times New Roman"/>
          <w:color w:val="000000" w:themeColor="text1"/>
          <w:sz w:val="26"/>
          <w:szCs w:val="26"/>
        </w:rPr>
        <w:t>d in competitive balance over that period</w:t>
      </w:r>
      <w:r w:rsidR="00A25E9F" w:rsidRPr="006A51D2">
        <w:rPr>
          <w:rFonts w:ascii="Times New Roman" w:hAnsi="Times New Roman"/>
          <w:color w:val="000000" w:themeColor="text1"/>
          <w:sz w:val="26"/>
          <w:szCs w:val="26"/>
        </w:rPr>
        <w:t>.</w:t>
      </w:r>
    </w:p>
    <w:p w14:paraId="5BF5C6DB" w14:textId="3CBCACE1" w:rsidR="00A21483" w:rsidRPr="006A51D2" w:rsidRDefault="00A21483" w:rsidP="00DD63BF">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There has been a wide range of time frames examined by all these various authors. These have been combined with a wide range of measures and a diverse set of conclusions. None, however, have analysed the Premier League throughout its twenty</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five years since 1992 as is done in the present analysis and this in itself is novel. </w:t>
      </w:r>
    </w:p>
    <w:p w14:paraId="7EDAB9FD" w14:textId="34367D6D" w:rsidR="00A25E9F" w:rsidRPr="006A51D2" w:rsidRDefault="00A25E9F" w:rsidP="00DD63BF">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Clearly there has been a wide range of measurement tools </w:t>
      </w:r>
      <w:r w:rsidR="00ED7AF3" w:rsidRPr="006A51D2">
        <w:rPr>
          <w:rFonts w:ascii="Times New Roman" w:hAnsi="Times New Roman"/>
          <w:color w:val="000000" w:themeColor="text1"/>
          <w:sz w:val="26"/>
          <w:szCs w:val="26"/>
        </w:rPr>
        <w:t>utili</w:t>
      </w:r>
      <w:r w:rsidR="00ED7AF3">
        <w:rPr>
          <w:rFonts w:ascii="Times New Roman" w:hAnsi="Times New Roman"/>
          <w:color w:val="000000" w:themeColor="text1"/>
          <w:sz w:val="26"/>
          <w:szCs w:val="26"/>
        </w:rPr>
        <w:t>s</w:t>
      </w:r>
      <w:r w:rsidR="00ED7AF3" w:rsidRPr="006A51D2">
        <w:rPr>
          <w:rFonts w:ascii="Times New Roman" w:hAnsi="Times New Roman"/>
          <w:color w:val="000000" w:themeColor="text1"/>
          <w:sz w:val="26"/>
          <w:szCs w:val="26"/>
        </w:rPr>
        <w:t xml:space="preserve">ed </w:t>
      </w:r>
      <w:r w:rsidRPr="006A51D2">
        <w:rPr>
          <w:rFonts w:ascii="Times New Roman" w:hAnsi="Times New Roman"/>
          <w:color w:val="000000" w:themeColor="text1"/>
          <w:sz w:val="26"/>
          <w:szCs w:val="26"/>
        </w:rPr>
        <w:t xml:space="preserve">by a variety of authors within the tradition of descriptive statistics to capture the degree of competitive balance. Each of these measures has strengths and weaknesses which revolve around the attempt to encapsulate a complex phenomenon within one summary measure. In this </w:t>
      </w:r>
      <w:r w:rsidRPr="006A51D2">
        <w:rPr>
          <w:rFonts w:ascii="Times New Roman" w:hAnsi="Times New Roman"/>
          <w:color w:val="000000" w:themeColor="text1"/>
          <w:sz w:val="26"/>
          <w:szCs w:val="26"/>
        </w:rPr>
        <w:lastRenderedPageBreak/>
        <w:t xml:space="preserve">respect the debate about summary measures of competitive balance reproduces earlier debates about general statistical measures of association </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see Blalock, 1960; Costner, 1965 and Penn and Berridge, 2010</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and also debates about how to measure social mobility </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see Yule, 1912; Glass, 1954; Boudon, 1973 and Penn, 1984</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In the end there is no ‘Holy Grail’ in the field of summary measures: there is no one measure that is either the correct or even the most appropriate measure in every circumstance. Each summary measure focuses on a different feature of the problem. In this paper we </w:t>
      </w:r>
      <w:r w:rsidR="00ED7AF3" w:rsidRPr="006A51D2">
        <w:rPr>
          <w:rFonts w:ascii="Times New Roman" w:hAnsi="Times New Roman"/>
          <w:color w:val="000000" w:themeColor="text1"/>
          <w:sz w:val="26"/>
          <w:szCs w:val="26"/>
        </w:rPr>
        <w:t>utili</w:t>
      </w:r>
      <w:r w:rsidR="00ED7AF3">
        <w:rPr>
          <w:rFonts w:ascii="Times New Roman" w:hAnsi="Times New Roman"/>
          <w:color w:val="000000" w:themeColor="text1"/>
          <w:sz w:val="26"/>
          <w:szCs w:val="26"/>
        </w:rPr>
        <w:t>s</w:t>
      </w:r>
      <w:r w:rsidR="00ED7AF3" w:rsidRPr="006A51D2">
        <w:rPr>
          <w:rFonts w:ascii="Times New Roman" w:hAnsi="Times New Roman"/>
          <w:color w:val="000000" w:themeColor="text1"/>
          <w:sz w:val="26"/>
          <w:szCs w:val="26"/>
        </w:rPr>
        <w:t xml:space="preserve">e </w:t>
      </w:r>
      <w:r w:rsidRPr="006A51D2">
        <w:rPr>
          <w:rFonts w:ascii="Times New Roman" w:hAnsi="Times New Roman"/>
          <w:color w:val="000000" w:themeColor="text1"/>
          <w:sz w:val="26"/>
          <w:szCs w:val="26"/>
        </w:rPr>
        <w:t xml:space="preserve">two different measures of competitive balance that are designed to tease out different aspects of the phenomena. </w:t>
      </w:r>
    </w:p>
    <w:p w14:paraId="281E1779" w14:textId="2976919F" w:rsidR="001923A2" w:rsidRPr="006A51D2" w:rsidRDefault="00A25E9F" w:rsidP="00DD63BF">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The present paper examines evidence on top four finishes in the Premier League since 1992 across a series of five year periods. The central research question is how competitive the Premier League has been and whether such competitiveness has declined between 1992 and 2017. These results are then compared with two other twenty</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five year eras. The first is the preceding quarter of a century between 1967 and 1992 and the other examines t</w:t>
      </w:r>
      <w:r w:rsidR="00B57F76" w:rsidRPr="006A51D2">
        <w:rPr>
          <w:rFonts w:ascii="Times New Roman" w:hAnsi="Times New Roman"/>
          <w:color w:val="000000" w:themeColor="text1"/>
          <w:sz w:val="26"/>
          <w:szCs w:val="26"/>
        </w:rPr>
        <w:t>he period from 1890 to 1915.</w:t>
      </w:r>
    </w:p>
    <w:p w14:paraId="25773A7A" w14:textId="77777777" w:rsidR="00A25E9F" w:rsidRPr="00801927" w:rsidRDefault="00B57F76" w:rsidP="00DD63BF">
      <w:pPr>
        <w:pStyle w:val="Heading2"/>
        <w:tabs>
          <w:tab w:val="left" w:pos="567"/>
        </w:tabs>
        <w:spacing w:line="240" w:lineRule="auto"/>
        <w:rPr>
          <w:rFonts w:ascii="Times New Roman" w:eastAsia="Times New Roman" w:hAnsi="Times New Roman" w:cs="Arial"/>
          <w:i w:val="0"/>
          <w:color w:val="000000" w:themeColor="text1"/>
          <w:lang w:eastAsia="de-DE"/>
        </w:rPr>
      </w:pPr>
      <w:r w:rsidRPr="00801927">
        <w:rPr>
          <w:rFonts w:ascii="Times New Roman" w:eastAsia="Times New Roman" w:hAnsi="Times New Roman" w:cs="Arial"/>
          <w:i w:val="0"/>
          <w:color w:val="000000" w:themeColor="text1"/>
          <w:lang w:eastAsia="de-DE"/>
        </w:rPr>
        <w:t>Competitive Balance: Wider Debates</w:t>
      </w:r>
    </w:p>
    <w:p w14:paraId="6A0B12AA" w14:textId="14397D4B" w:rsidR="000606BF" w:rsidRPr="006A51D2" w:rsidRDefault="000606BF"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There has </w:t>
      </w:r>
      <w:r w:rsidR="00A25E9F" w:rsidRPr="006A51D2">
        <w:rPr>
          <w:rFonts w:ascii="Times New Roman" w:hAnsi="Times New Roman"/>
          <w:color w:val="000000" w:themeColor="text1"/>
          <w:sz w:val="26"/>
          <w:szCs w:val="26"/>
        </w:rPr>
        <w:t xml:space="preserve">also </w:t>
      </w:r>
      <w:r w:rsidRPr="006A51D2">
        <w:rPr>
          <w:rFonts w:ascii="Times New Roman" w:hAnsi="Times New Roman"/>
          <w:color w:val="000000" w:themeColor="text1"/>
          <w:sz w:val="26"/>
          <w:szCs w:val="26"/>
        </w:rPr>
        <w:t xml:space="preserve">been </w:t>
      </w:r>
      <w:r w:rsidR="004F33E4" w:rsidRPr="006A51D2">
        <w:rPr>
          <w:rFonts w:ascii="Times New Roman" w:hAnsi="Times New Roman"/>
          <w:color w:val="000000" w:themeColor="text1"/>
          <w:sz w:val="26"/>
          <w:szCs w:val="26"/>
        </w:rPr>
        <w:t xml:space="preserve">considerable </w:t>
      </w:r>
      <w:r w:rsidRPr="006A51D2">
        <w:rPr>
          <w:rFonts w:ascii="Times New Roman" w:hAnsi="Times New Roman"/>
          <w:color w:val="000000" w:themeColor="text1"/>
          <w:sz w:val="26"/>
          <w:szCs w:val="26"/>
        </w:rPr>
        <w:t xml:space="preserve">disquiet </w:t>
      </w:r>
      <w:r w:rsidR="00B60E18" w:rsidRPr="006A51D2">
        <w:rPr>
          <w:rFonts w:ascii="Times New Roman" w:hAnsi="Times New Roman"/>
          <w:color w:val="000000" w:themeColor="text1"/>
          <w:sz w:val="26"/>
          <w:szCs w:val="26"/>
        </w:rPr>
        <w:t xml:space="preserve">from </w:t>
      </w:r>
      <w:r w:rsidR="00A25E9F" w:rsidRPr="006A51D2">
        <w:rPr>
          <w:rFonts w:ascii="Times New Roman" w:hAnsi="Times New Roman"/>
          <w:color w:val="000000" w:themeColor="text1"/>
          <w:sz w:val="26"/>
          <w:szCs w:val="26"/>
        </w:rPr>
        <w:t xml:space="preserve">within the </w:t>
      </w:r>
      <w:r w:rsidRPr="006A51D2">
        <w:rPr>
          <w:rFonts w:ascii="Times New Roman" w:hAnsi="Times New Roman"/>
          <w:color w:val="000000" w:themeColor="text1"/>
          <w:sz w:val="26"/>
          <w:szCs w:val="26"/>
        </w:rPr>
        <w:t>contemporary football</w:t>
      </w:r>
      <w:r w:rsidR="00A25E9F" w:rsidRPr="006A51D2">
        <w:rPr>
          <w:rFonts w:ascii="Times New Roman" w:hAnsi="Times New Roman"/>
          <w:color w:val="000000" w:themeColor="text1"/>
          <w:sz w:val="26"/>
          <w:szCs w:val="26"/>
        </w:rPr>
        <w:t xml:space="preserve"> industry</w:t>
      </w:r>
      <w:r w:rsidR="004F33E4" w:rsidRPr="006A51D2">
        <w:rPr>
          <w:rFonts w:ascii="Times New Roman" w:hAnsi="Times New Roman"/>
          <w:color w:val="000000" w:themeColor="text1"/>
          <w:sz w:val="26"/>
          <w:szCs w:val="26"/>
        </w:rPr>
        <w:t xml:space="preserve"> itself</w:t>
      </w:r>
      <w:r w:rsidRPr="006A51D2">
        <w:rPr>
          <w:rFonts w:ascii="Times New Roman" w:hAnsi="Times New Roman"/>
          <w:color w:val="000000" w:themeColor="text1"/>
          <w:sz w:val="26"/>
          <w:szCs w:val="26"/>
        </w:rPr>
        <w:t xml:space="preserve"> over the last </w:t>
      </w:r>
      <w:r w:rsidR="004F33E4" w:rsidRPr="006A51D2">
        <w:rPr>
          <w:rFonts w:ascii="Times New Roman" w:hAnsi="Times New Roman"/>
          <w:color w:val="000000" w:themeColor="text1"/>
          <w:sz w:val="26"/>
          <w:szCs w:val="26"/>
        </w:rPr>
        <w:t xml:space="preserve">fifteen years </w:t>
      </w:r>
      <w:r w:rsidRPr="006A51D2">
        <w:rPr>
          <w:rFonts w:ascii="Times New Roman" w:hAnsi="Times New Roman"/>
          <w:color w:val="000000" w:themeColor="text1"/>
          <w:sz w:val="26"/>
          <w:szCs w:val="26"/>
        </w:rPr>
        <w:t xml:space="preserve">about the </w:t>
      </w:r>
      <w:r w:rsidR="004F33E4" w:rsidRPr="006A51D2">
        <w:rPr>
          <w:rFonts w:ascii="Times New Roman" w:hAnsi="Times New Roman"/>
          <w:color w:val="000000" w:themeColor="text1"/>
          <w:sz w:val="26"/>
          <w:szCs w:val="26"/>
        </w:rPr>
        <w:t>in</w:t>
      </w:r>
      <w:r w:rsidRPr="006A51D2">
        <w:rPr>
          <w:rFonts w:ascii="Times New Roman" w:hAnsi="Times New Roman"/>
          <w:color w:val="000000" w:themeColor="text1"/>
          <w:sz w:val="26"/>
          <w:szCs w:val="26"/>
        </w:rPr>
        <w:t xml:space="preserve">creasing </w:t>
      </w:r>
      <w:r w:rsidR="004F33E4" w:rsidRPr="006A51D2">
        <w:rPr>
          <w:rFonts w:ascii="Times New Roman" w:hAnsi="Times New Roman"/>
          <w:color w:val="000000" w:themeColor="text1"/>
          <w:sz w:val="26"/>
          <w:szCs w:val="26"/>
        </w:rPr>
        <w:t xml:space="preserve">dominance </w:t>
      </w:r>
      <w:r w:rsidRPr="006A51D2">
        <w:rPr>
          <w:rFonts w:ascii="Times New Roman" w:hAnsi="Times New Roman"/>
          <w:color w:val="000000" w:themeColor="text1"/>
          <w:sz w:val="26"/>
          <w:szCs w:val="26"/>
        </w:rPr>
        <w:t xml:space="preserve">of top tier </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Premier League</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English football</w:t>
      </w:r>
      <w:r w:rsidR="004F33E4" w:rsidRPr="006A51D2">
        <w:rPr>
          <w:rFonts w:ascii="Times New Roman" w:hAnsi="Times New Roman"/>
          <w:color w:val="000000" w:themeColor="text1"/>
          <w:sz w:val="26"/>
          <w:szCs w:val="26"/>
        </w:rPr>
        <w:t xml:space="preserve"> by a small number of clubs. </w:t>
      </w:r>
      <w:r w:rsidRPr="006A51D2">
        <w:rPr>
          <w:rFonts w:ascii="Times New Roman" w:hAnsi="Times New Roman"/>
          <w:color w:val="000000" w:themeColor="text1"/>
          <w:sz w:val="26"/>
          <w:szCs w:val="26"/>
        </w:rPr>
        <w:t xml:space="preserve">In 2004 </w:t>
      </w:r>
      <w:r w:rsidRPr="006A51D2">
        <w:rPr>
          <w:rFonts w:ascii="Times New Roman" w:hAnsi="Times New Roman"/>
          <w:i/>
          <w:color w:val="000000" w:themeColor="text1"/>
          <w:sz w:val="26"/>
          <w:szCs w:val="26"/>
        </w:rPr>
        <w:t>Sports Nexus</w:t>
      </w:r>
      <w:r w:rsidRPr="006A51D2">
        <w:rPr>
          <w:rFonts w:ascii="Times New Roman" w:hAnsi="Times New Roman"/>
          <w:color w:val="000000" w:themeColor="text1"/>
          <w:sz w:val="26"/>
          <w:szCs w:val="26"/>
        </w:rPr>
        <w:t xml:space="preserve"> publ</w:t>
      </w:r>
      <w:r w:rsidR="00043666" w:rsidRPr="006A51D2">
        <w:rPr>
          <w:rFonts w:ascii="Times New Roman" w:hAnsi="Times New Roman"/>
          <w:color w:val="000000" w:themeColor="text1"/>
          <w:sz w:val="26"/>
          <w:szCs w:val="26"/>
        </w:rPr>
        <w:t>ished a widely cited report which</w:t>
      </w:r>
      <w:r w:rsidRPr="006A51D2">
        <w:rPr>
          <w:rFonts w:ascii="Times New Roman" w:hAnsi="Times New Roman"/>
          <w:color w:val="000000" w:themeColor="text1"/>
          <w:sz w:val="26"/>
          <w:szCs w:val="26"/>
        </w:rPr>
        <w:t xml:space="preserve"> </w:t>
      </w:r>
      <w:r w:rsidR="004F33E4" w:rsidRPr="006A51D2">
        <w:rPr>
          <w:rFonts w:ascii="Times New Roman" w:hAnsi="Times New Roman"/>
          <w:color w:val="000000" w:themeColor="text1"/>
          <w:sz w:val="26"/>
          <w:szCs w:val="26"/>
        </w:rPr>
        <w:t>suggeste</w:t>
      </w:r>
      <w:r w:rsidR="00843C62" w:rsidRPr="006A51D2">
        <w:rPr>
          <w:rFonts w:ascii="Times New Roman" w:hAnsi="Times New Roman"/>
          <w:color w:val="000000" w:themeColor="text1"/>
          <w:sz w:val="26"/>
          <w:szCs w:val="26"/>
        </w:rPr>
        <w:t>d that the English Premier L</w:t>
      </w:r>
      <w:r w:rsidR="004F33E4" w:rsidRPr="006A51D2">
        <w:rPr>
          <w:rFonts w:ascii="Times New Roman" w:hAnsi="Times New Roman"/>
          <w:color w:val="000000" w:themeColor="text1"/>
          <w:sz w:val="26"/>
          <w:szCs w:val="26"/>
        </w:rPr>
        <w:t>eague exhibited</w:t>
      </w:r>
      <w:r w:rsidRPr="006A51D2">
        <w:rPr>
          <w:rFonts w:ascii="Times New Roman" w:hAnsi="Times New Roman"/>
          <w:color w:val="000000" w:themeColor="text1"/>
          <w:sz w:val="26"/>
          <w:szCs w:val="26"/>
        </w:rPr>
        <w:t xml:space="preserve"> increasing ‘competitive imbalance’ </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see Campbell, </w:t>
      </w:r>
      <w:r w:rsidR="004F33E4" w:rsidRPr="006A51D2">
        <w:rPr>
          <w:rFonts w:ascii="Times New Roman" w:hAnsi="Times New Roman"/>
          <w:color w:val="000000" w:themeColor="text1"/>
          <w:sz w:val="26"/>
          <w:szCs w:val="26"/>
        </w:rPr>
        <w:t>2004a</w:t>
      </w:r>
      <w:r w:rsidR="00D350A4">
        <w:rPr>
          <w:rFonts w:ascii="Times New Roman" w:hAnsi="Times New Roman"/>
          <w:color w:val="000000" w:themeColor="text1"/>
          <w:sz w:val="26"/>
          <w:szCs w:val="26"/>
        </w:rPr>
        <w:t>)</w:t>
      </w:r>
      <w:r w:rsidR="004F33E4" w:rsidRPr="006A51D2">
        <w:rPr>
          <w:rFonts w:ascii="Times New Roman" w:hAnsi="Times New Roman"/>
          <w:color w:val="000000" w:themeColor="text1"/>
          <w:sz w:val="26"/>
          <w:szCs w:val="26"/>
        </w:rPr>
        <w:t>. The</w:t>
      </w:r>
      <w:r w:rsidRPr="006A51D2">
        <w:rPr>
          <w:rFonts w:ascii="Times New Roman" w:hAnsi="Times New Roman"/>
          <w:color w:val="000000" w:themeColor="text1"/>
          <w:sz w:val="26"/>
          <w:szCs w:val="26"/>
        </w:rPr>
        <w:t xml:space="preserve"> report showed that the ‘Big Five’ clubs had increased their share of overall Pr</w:t>
      </w:r>
      <w:r w:rsidR="00A21483" w:rsidRPr="006A51D2">
        <w:rPr>
          <w:rFonts w:ascii="Times New Roman" w:hAnsi="Times New Roman"/>
          <w:color w:val="000000" w:themeColor="text1"/>
          <w:sz w:val="26"/>
          <w:szCs w:val="26"/>
        </w:rPr>
        <w:t>emiership revenues from 26.8 percent in 1993 to 47.5 percent</w:t>
      </w:r>
      <w:r w:rsidRPr="006A51D2">
        <w:rPr>
          <w:rFonts w:ascii="Times New Roman" w:hAnsi="Times New Roman"/>
          <w:color w:val="000000" w:themeColor="text1"/>
          <w:sz w:val="26"/>
          <w:szCs w:val="26"/>
        </w:rPr>
        <w:t xml:space="preserve"> in 2003. William Gaillard – communications’ chief at UEFA</w:t>
      </w:r>
      <w:r w:rsidR="00784247" w:rsidRPr="006A51D2">
        <w:rPr>
          <w:rFonts w:ascii="Times New Roman" w:hAnsi="Times New Roman"/>
          <w:color w:val="000000" w:themeColor="text1"/>
          <w:sz w:val="26"/>
          <w:szCs w:val="26"/>
        </w:rPr>
        <w:t xml:space="preserve"> at the time</w:t>
      </w:r>
      <w:r w:rsidRPr="006A51D2">
        <w:rPr>
          <w:rFonts w:ascii="Times New Roman" w:hAnsi="Times New Roman"/>
          <w:color w:val="000000" w:themeColor="text1"/>
          <w:sz w:val="26"/>
          <w:szCs w:val="26"/>
        </w:rPr>
        <w:t xml:space="preserve"> – stated that “competitive imbalance is quite pronounced in England” </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see Campbell, 2004b</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BBC pundit, Mark Lawrenson, voiced his </w:t>
      </w:r>
      <w:r w:rsidR="00A064E3" w:rsidRPr="006A51D2">
        <w:rPr>
          <w:rFonts w:ascii="Times New Roman" w:hAnsi="Times New Roman"/>
          <w:color w:val="000000" w:themeColor="text1"/>
          <w:sz w:val="26"/>
          <w:szCs w:val="26"/>
        </w:rPr>
        <w:t xml:space="preserve">own </w:t>
      </w:r>
      <w:r w:rsidRPr="006A51D2">
        <w:rPr>
          <w:rFonts w:ascii="Times New Roman" w:hAnsi="Times New Roman"/>
          <w:color w:val="000000" w:themeColor="text1"/>
          <w:sz w:val="26"/>
          <w:szCs w:val="26"/>
        </w:rPr>
        <w:t xml:space="preserve">concerns at the same time: “the Premiership is predictable because the top clubs have more money and a monopoly over top players” </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Campbell, 2004b</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Even Victor Chandler, the betting tycoon, complained in 2005 that “I’m disillusioned with football. You know before the start of the Premier League that only three teams out of twenty can possibly win it. There is no fun in that!” </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cited in Sale, 2005</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w:t>
      </w:r>
    </w:p>
    <w:p w14:paraId="45D7F460" w14:textId="1A7A6EA6" w:rsidR="000606BF" w:rsidRPr="006A51D2" w:rsidRDefault="000606BF" w:rsidP="00DD63BF">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Dave Whelan, </w:t>
      </w:r>
      <w:r w:rsidR="00A25E9F" w:rsidRPr="006A51D2">
        <w:rPr>
          <w:rFonts w:ascii="Times New Roman" w:hAnsi="Times New Roman"/>
          <w:color w:val="000000" w:themeColor="text1"/>
          <w:sz w:val="26"/>
          <w:szCs w:val="26"/>
        </w:rPr>
        <w:t xml:space="preserve">former </w:t>
      </w:r>
      <w:r w:rsidRPr="006A51D2">
        <w:rPr>
          <w:rFonts w:ascii="Times New Roman" w:hAnsi="Times New Roman"/>
          <w:color w:val="000000" w:themeColor="text1"/>
          <w:sz w:val="26"/>
          <w:szCs w:val="26"/>
        </w:rPr>
        <w:t xml:space="preserve">owner of Wigan Athletic, made his views clear in a typically forthright interview with the </w:t>
      </w:r>
      <w:r w:rsidRPr="006A51D2">
        <w:rPr>
          <w:rFonts w:ascii="Times New Roman" w:hAnsi="Times New Roman"/>
          <w:i/>
          <w:color w:val="000000" w:themeColor="text1"/>
          <w:sz w:val="26"/>
          <w:szCs w:val="26"/>
        </w:rPr>
        <w:t xml:space="preserve">Sunday Express </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see Holden, 2008</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“we know that next year one of the top four teams will win the league and the other three will be in the top four again. That is not competitive”. He also pointed out forcefully that the ‘Big Four’ quadropoly was sustained by their enormous revenues earned in the Champions’ League. In the same year Kevin Keegan claimed that the Premier League was “in danger of becoming one of the most boring leagues in the world” </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cited in Fifield, 2008</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w:t>
      </w:r>
    </w:p>
    <w:p w14:paraId="08C6E0F1" w14:textId="56B4F7A4" w:rsidR="000606BF" w:rsidRPr="006A51D2" w:rsidRDefault="000606BF" w:rsidP="00DD63BF">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These points were restated by Dickinson in </w:t>
      </w:r>
      <w:r w:rsidRPr="006A51D2">
        <w:rPr>
          <w:rFonts w:ascii="Times New Roman" w:hAnsi="Times New Roman"/>
          <w:i/>
          <w:color w:val="000000" w:themeColor="text1"/>
          <w:sz w:val="26"/>
          <w:szCs w:val="26"/>
        </w:rPr>
        <w:t>The Times</w:t>
      </w:r>
      <w:r w:rsidR="00A25E9F" w:rsidRPr="006A51D2">
        <w:rPr>
          <w:rFonts w:ascii="Times New Roman" w:hAnsi="Times New Roman"/>
          <w:color w:val="000000" w:themeColor="text1"/>
          <w:sz w:val="26"/>
          <w:szCs w:val="26"/>
        </w:rPr>
        <w:t xml:space="preserve"> </w:t>
      </w:r>
      <w:r w:rsidR="00D350A4">
        <w:rPr>
          <w:rFonts w:ascii="Times New Roman" w:hAnsi="Times New Roman"/>
          <w:color w:val="000000" w:themeColor="text1"/>
          <w:sz w:val="26"/>
          <w:szCs w:val="26"/>
        </w:rPr>
        <w:t>(</w:t>
      </w:r>
      <w:r w:rsidR="00A25E9F" w:rsidRPr="006A51D2">
        <w:rPr>
          <w:rFonts w:ascii="Times New Roman" w:hAnsi="Times New Roman"/>
          <w:color w:val="000000" w:themeColor="text1"/>
          <w:sz w:val="26"/>
          <w:szCs w:val="26"/>
        </w:rPr>
        <w:t>2010</w:t>
      </w:r>
      <w:r w:rsidR="00D350A4">
        <w:rPr>
          <w:rFonts w:ascii="Times New Roman" w:hAnsi="Times New Roman"/>
          <w:color w:val="000000" w:themeColor="text1"/>
          <w:sz w:val="26"/>
          <w:szCs w:val="26"/>
        </w:rPr>
        <w:t>)</w:t>
      </w:r>
      <w:r w:rsidR="00A25E9F" w:rsidRPr="006A51D2">
        <w:rPr>
          <w:rFonts w:ascii="Times New Roman" w:hAnsi="Times New Roman"/>
          <w:color w:val="000000" w:themeColor="text1"/>
          <w:sz w:val="26"/>
          <w:szCs w:val="26"/>
        </w:rPr>
        <w:t xml:space="preserve"> and</w:t>
      </w:r>
      <w:r w:rsidRPr="006A51D2">
        <w:rPr>
          <w:rFonts w:ascii="Times New Roman" w:hAnsi="Times New Roman"/>
          <w:color w:val="000000" w:themeColor="text1"/>
          <w:sz w:val="26"/>
          <w:szCs w:val="26"/>
        </w:rPr>
        <w:t xml:space="preserve"> by Walker in the </w:t>
      </w:r>
      <w:r w:rsidRPr="006A51D2">
        <w:rPr>
          <w:rFonts w:ascii="Times New Roman" w:hAnsi="Times New Roman"/>
          <w:i/>
          <w:color w:val="000000" w:themeColor="text1"/>
          <w:sz w:val="26"/>
          <w:szCs w:val="26"/>
        </w:rPr>
        <w:t>Daily Mail</w:t>
      </w:r>
      <w:r w:rsidRPr="006A51D2">
        <w:rPr>
          <w:rFonts w:ascii="Times New Roman" w:hAnsi="Times New Roman"/>
          <w:color w:val="000000" w:themeColor="text1"/>
          <w:sz w:val="26"/>
          <w:szCs w:val="26"/>
        </w:rPr>
        <w:t xml:space="preserve"> </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2011</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w:t>
      </w:r>
      <w:r w:rsidR="00ED7AF3" w:rsidRPr="006A51D2">
        <w:rPr>
          <w:rFonts w:ascii="Times New Roman" w:hAnsi="Times New Roman"/>
          <w:color w:val="000000" w:themeColor="text1"/>
          <w:sz w:val="26"/>
          <w:szCs w:val="26"/>
        </w:rPr>
        <w:t>utili</w:t>
      </w:r>
      <w:r w:rsidR="00ED7AF3">
        <w:rPr>
          <w:rFonts w:ascii="Times New Roman" w:hAnsi="Times New Roman"/>
          <w:color w:val="000000" w:themeColor="text1"/>
          <w:sz w:val="26"/>
          <w:szCs w:val="26"/>
        </w:rPr>
        <w:t>s</w:t>
      </w:r>
      <w:r w:rsidR="00ED7AF3" w:rsidRPr="006A51D2">
        <w:rPr>
          <w:rFonts w:ascii="Times New Roman" w:hAnsi="Times New Roman"/>
          <w:color w:val="000000" w:themeColor="text1"/>
          <w:sz w:val="26"/>
          <w:szCs w:val="26"/>
        </w:rPr>
        <w:t xml:space="preserve">ing </w:t>
      </w:r>
      <w:r w:rsidRPr="006A51D2">
        <w:rPr>
          <w:rFonts w:ascii="Times New Roman" w:hAnsi="Times New Roman"/>
          <w:color w:val="000000" w:themeColor="text1"/>
          <w:sz w:val="26"/>
          <w:szCs w:val="26"/>
        </w:rPr>
        <w:t xml:space="preserve">persistent tropes about the increasingly uneven playing field between clubs in the Premier League and the growing lack of competitiveness. Martin Samuel subsequently </w:t>
      </w:r>
      <w:r w:rsidR="00D350A4">
        <w:rPr>
          <w:rFonts w:ascii="Times New Roman" w:hAnsi="Times New Roman"/>
          <w:color w:val="000000" w:themeColor="text1"/>
          <w:sz w:val="26"/>
          <w:szCs w:val="26"/>
        </w:rPr>
        <w:t>(</w:t>
      </w:r>
      <w:r w:rsidR="00AA2316" w:rsidRPr="006A51D2">
        <w:rPr>
          <w:rFonts w:ascii="Times New Roman" w:hAnsi="Times New Roman"/>
          <w:color w:val="000000" w:themeColor="text1"/>
          <w:sz w:val="26"/>
          <w:szCs w:val="26"/>
        </w:rPr>
        <w:t>2012a and 2012b</w:t>
      </w:r>
      <w:r w:rsidR="00D350A4">
        <w:rPr>
          <w:rFonts w:ascii="Times New Roman" w:hAnsi="Times New Roman"/>
          <w:color w:val="000000" w:themeColor="text1"/>
          <w:sz w:val="26"/>
          <w:szCs w:val="26"/>
        </w:rPr>
        <w:t>)</w:t>
      </w:r>
      <w:r w:rsidR="00AA2316" w:rsidRPr="006A51D2">
        <w:rPr>
          <w:rFonts w:ascii="Times New Roman" w:hAnsi="Times New Roman"/>
          <w:color w:val="000000" w:themeColor="text1"/>
          <w:sz w:val="26"/>
          <w:szCs w:val="26"/>
        </w:rPr>
        <w:t xml:space="preserve"> bemoaned the “lack of competition”</w:t>
      </w:r>
      <w:r w:rsidRPr="006A51D2">
        <w:rPr>
          <w:rFonts w:ascii="Times New Roman" w:hAnsi="Times New Roman"/>
          <w:color w:val="000000" w:themeColor="text1"/>
          <w:sz w:val="26"/>
          <w:szCs w:val="26"/>
        </w:rPr>
        <w:t xml:space="preserve"> in the Premier League whilst Tony Barrett </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2012</w:t>
      </w:r>
      <w:r w:rsidR="00D350A4">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quoted David Moyes – the</w:t>
      </w:r>
      <w:r w:rsidR="00843C62" w:rsidRPr="006A51D2">
        <w:rPr>
          <w:rFonts w:ascii="Times New Roman" w:hAnsi="Times New Roman"/>
          <w:color w:val="000000" w:themeColor="text1"/>
          <w:sz w:val="26"/>
          <w:szCs w:val="26"/>
        </w:rPr>
        <w:t xml:space="preserve"> then</w:t>
      </w:r>
      <w:r w:rsidRPr="006A51D2">
        <w:rPr>
          <w:rFonts w:ascii="Times New Roman" w:hAnsi="Times New Roman"/>
          <w:color w:val="000000" w:themeColor="text1"/>
          <w:sz w:val="26"/>
          <w:szCs w:val="26"/>
        </w:rPr>
        <w:t xml:space="preserve"> Everton manager – as saying “it has been really hard for clubs outside the top four or five to win anything”. In 2014 Barrett reported in </w:t>
      </w:r>
      <w:r w:rsidRPr="006A51D2">
        <w:rPr>
          <w:rFonts w:ascii="Times New Roman" w:hAnsi="Times New Roman"/>
          <w:i/>
          <w:color w:val="000000" w:themeColor="text1"/>
          <w:sz w:val="26"/>
          <w:szCs w:val="26"/>
        </w:rPr>
        <w:t>The</w:t>
      </w:r>
      <w:r w:rsidRPr="006A51D2">
        <w:rPr>
          <w:rFonts w:ascii="Times New Roman" w:hAnsi="Times New Roman"/>
          <w:color w:val="000000" w:themeColor="text1"/>
          <w:sz w:val="26"/>
          <w:szCs w:val="26"/>
        </w:rPr>
        <w:t xml:space="preserve"> </w:t>
      </w:r>
      <w:r w:rsidRPr="006A51D2">
        <w:rPr>
          <w:rFonts w:ascii="Times New Roman" w:hAnsi="Times New Roman"/>
          <w:i/>
          <w:color w:val="000000" w:themeColor="text1"/>
          <w:sz w:val="26"/>
          <w:szCs w:val="26"/>
        </w:rPr>
        <w:t>Times</w:t>
      </w:r>
      <w:r w:rsidRPr="006A51D2">
        <w:rPr>
          <w:rFonts w:ascii="Times New Roman" w:hAnsi="Times New Roman"/>
          <w:color w:val="000000" w:themeColor="text1"/>
          <w:sz w:val="26"/>
          <w:szCs w:val="26"/>
        </w:rPr>
        <w:t xml:space="preserve"> that ‘the same two or three clubs’ have </w:t>
      </w:r>
      <w:r w:rsidRPr="006A51D2">
        <w:rPr>
          <w:rFonts w:ascii="Times New Roman" w:hAnsi="Times New Roman"/>
          <w:color w:val="000000" w:themeColor="text1"/>
          <w:sz w:val="26"/>
          <w:szCs w:val="26"/>
        </w:rPr>
        <w:lastRenderedPageBreak/>
        <w:t>a ‘monopoly of success’ in the Premier League.</w:t>
      </w:r>
      <w:r w:rsidR="00D63909" w:rsidRPr="006A51D2">
        <w:rPr>
          <w:rFonts w:ascii="Times New Roman" w:hAnsi="Times New Roman"/>
          <w:color w:val="000000" w:themeColor="text1"/>
          <w:sz w:val="26"/>
          <w:szCs w:val="26"/>
        </w:rPr>
        <w:t xml:space="preserve"> Smith </w:t>
      </w:r>
      <w:r w:rsidR="0014117A">
        <w:rPr>
          <w:rFonts w:ascii="Times New Roman" w:hAnsi="Times New Roman"/>
          <w:color w:val="000000" w:themeColor="text1"/>
          <w:sz w:val="26"/>
          <w:szCs w:val="26"/>
        </w:rPr>
        <w:t>(</w:t>
      </w:r>
      <w:r w:rsidR="00D63909" w:rsidRPr="006A51D2">
        <w:rPr>
          <w:rFonts w:ascii="Times New Roman" w:hAnsi="Times New Roman"/>
          <w:color w:val="000000" w:themeColor="text1"/>
          <w:sz w:val="26"/>
          <w:szCs w:val="26"/>
        </w:rPr>
        <w:t>2016</w:t>
      </w:r>
      <w:r w:rsidR="0014117A">
        <w:rPr>
          <w:rFonts w:ascii="Times New Roman" w:hAnsi="Times New Roman"/>
          <w:color w:val="000000" w:themeColor="text1"/>
          <w:sz w:val="26"/>
          <w:szCs w:val="26"/>
        </w:rPr>
        <w:t>)</w:t>
      </w:r>
      <w:r w:rsidR="00AA2316" w:rsidRPr="006A51D2">
        <w:rPr>
          <w:rFonts w:ascii="Times New Roman" w:hAnsi="Times New Roman"/>
          <w:color w:val="000000" w:themeColor="text1"/>
          <w:sz w:val="26"/>
          <w:szCs w:val="26"/>
        </w:rPr>
        <w:t xml:space="preserve"> more</w:t>
      </w:r>
      <w:r w:rsidR="00D63909" w:rsidRPr="006A51D2">
        <w:rPr>
          <w:rFonts w:ascii="Times New Roman" w:hAnsi="Times New Roman"/>
          <w:color w:val="000000" w:themeColor="text1"/>
          <w:sz w:val="26"/>
          <w:szCs w:val="26"/>
        </w:rPr>
        <w:t xml:space="preserve"> recently argued that the Premier League’s ‘first two decades were dominated by successive duopolies (Manchester United and Arsenal, than Manchester United and Chelsea)’ and that ‘while the game itself dazzles, the top flight has become an increasingly closed shop’.</w:t>
      </w:r>
    </w:p>
    <w:p w14:paraId="50B03DC3" w14:textId="588625CA" w:rsidR="000606BF" w:rsidRPr="006A51D2" w:rsidRDefault="004F33E4" w:rsidP="00DD63BF">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The view </w:t>
      </w:r>
      <w:r w:rsidR="000606BF" w:rsidRPr="006A51D2">
        <w:rPr>
          <w:rFonts w:ascii="Times New Roman" w:hAnsi="Times New Roman"/>
          <w:color w:val="000000" w:themeColor="text1"/>
          <w:sz w:val="26"/>
          <w:szCs w:val="26"/>
        </w:rPr>
        <w:t>that the top tier of English football has come to be dominated by a small n</w:t>
      </w:r>
      <w:r w:rsidR="00AA2316" w:rsidRPr="006A51D2">
        <w:rPr>
          <w:rFonts w:ascii="Times New Roman" w:hAnsi="Times New Roman"/>
          <w:color w:val="000000" w:themeColor="text1"/>
          <w:sz w:val="26"/>
          <w:szCs w:val="26"/>
        </w:rPr>
        <w:t>umber of clubs has been probed</w:t>
      </w:r>
      <w:r w:rsidR="000606BF" w:rsidRPr="006A51D2">
        <w:rPr>
          <w:rFonts w:ascii="Times New Roman" w:hAnsi="Times New Roman"/>
          <w:color w:val="000000" w:themeColor="text1"/>
          <w:sz w:val="26"/>
          <w:szCs w:val="26"/>
        </w:rPr>
        <w:t xml:space="preserve"> in a succession of annual reports from the consultancy firm Deloitte Touche </w:t>
      </w:r>
      <w:r w:rsidR="0014117A">
        <w:rPr>
          <w:rFonts w:ascii="Times New Roman" w:hAnsi="Times New Roman"/>
          <w:color w:val="000000" w:themeColor="text1"/>
          <w:sz w:val="26"/>
          <w:szCs w:val="26"/>
        </w:rPr>
        <w:t>(</w:t>
      </w:r>
      <w:r w:rsidR="000606BF" w:rsidRPr="006A51D2">
        <w:rPr>
          <w:rFonts w:ascii="Times New Roman" w:hAnsi="Times New Roman"/>
          <w:color w:val="000000" w:themeColor="text1"/>
          <w:sz w:val="26"/>
          <w:szCs w:val="26"/>
        </w:rPr>
        <w:t>formerly Touche Ross</w:t>
      </w:r>
      <w:r w:rsidR="0014117A">
        <w:rPr>
          <w:rFonts w:ascii="Times New Roman" w:hAnsi="Times New Roman"/>
          <w:color w:val="000000" w:themeColor="text1"/>
          <w:sz w:val="26"/>
          <w:szCs w:val="26"/>
        </w:rPr>
        <w:t>)</w:t>
      </w:r>
      <w:r w:rsidR="000606BF" w:rsidRPr="006A51D2">
        <w:rPr>
          <w:rFonts w:ascii="Times New Roman" w:hAnsi="Times New Roman"/>
          <w:color w:val="000000" w:themeColor="text1"/>
          <w:sz w:val="26"/>
          <w:szCs w:val="26"/>
        </w:rPr>
        <w:t xml:space="preserve"> since</w:t>
      </w:r>
      <w:r w:rsidR="00B60E18" w:rsidRPr="006A51D2">
        <w:rPr>
          <w:rFonts w:ascii="Times New Roman" w:hAnsi="Times New Roman"/>
          <w:color w:val="000000" w:themeColor="text1"/>
          <w:sz w:val="26"/>
          <w:szCs w:val="26"/>
        </w:rPr>
        <w:t xml:space="preserve"> the early 1990s </w:t>
      </w:r>
      <w:r w:rsidR="0014117A">
        <w:rPr>
          <w:rFonts w:ascii="Times New Roman" w:hAnsi="Times New Roman"/>
          <w:color w:val="000000" w:themeColor="text1"/>
          <w:sz w:val="26"/>
          <w:szCs w:val="26"/>
        </w:rPr>
        <w:t>(</w:t>
      </w:r>
      <w:r w:rsidR="00B60E18" w:rsidRPr="006A51D2">
        <w:rPr>
          <w:rFonts w:ascii="Times New Roman" w:hAnsi="Times New Roman"/>
          <w:color w:val="000000" w:themeColor="text1"/>
          <w:sz w:val="26"/>
          <w:szCs w:val="26"/>
        </w:rPr>
        <w:t>see Appendix A</w:t>
      </w:r>
      <w:r w:rsidR="0014117A">
        <w:rPr>
          <w:rFonts w:ascii="Times New Roman" w:hAnsi="Times New Roman"/>
          <w:color w:val="000000" w:themeColor="text1"/>
          <w:sz w:val="26"/>
          <w:szCs w:val="26"/>
        </w:rPr>
        <w:t>)</w:t>
      </w:r>
      <w:r w:rsidR="000606BF" w:rsidRPr="006A51D2">
        <w:rPr>
          <w:rFonts w:ascii="Times New Roman" w:hAnsi="Times New Roman"/>
          <w:color w:val="000000" w:themeColor="text1"/>
          <w:sz w:val="26"/>
          <w:szCs w:val="26"/>
        </w:rPr>
        <w:t>.</w:t>
      </w:r>
      <w:r w:rsidR="00DF4972" w:rsidRPr="006A51D2">
        <w:rPr>
          <w:rFonts w:ascii="Times New Roman" w:hAnsi="Times New Roman"/>
          <w:color w:val="000000" w:themeColor="text1"/>
          <w:sz w:val="26"/>
          <w:szCs w:val="26"/>
        </w:rPr>
        <w:t xml:space="preserve"> In 1993 </w:t>
      </w:r>
      <w:r w:rsidR="000606BF" w:rsidRPr="006A51D2">
        <w:rPr>
          <w:rFonts w:ascii="Times New Roman" w:hAnsi="Times New Roman"/>
          <w:color w:val="000000" w:themeColor="text1"/>
          <w:sz w:val="26"/>
          <w:szCs w:val="26"/>
        </w:rPr>
        <w:t>Touche</w:t>
      </w:r>
      <w:r w:rsidR="00DF4972" w:rsidRPr="006A51D2">
        <w:rPr>
          <w:rFonts w:ascii="Times New Roman" w:hAnsi="Times New Roman"/>
          <w:color w:val="000000" w:themeColor="text1"/>
          <w:sz w:val="26"/>
          <w:szCs w:val="26"/>
        </w:rPr>
        <w:t xml:space="preserve"> Ross</w:t>
      </w:r>
      <w:r w:rsidR="000606BF" w:rsidRPr="006A51D2">
        <w:rPr>
          <w:rFonts w:ascii="Times New Roman" w:hAnsi="Times New Roman"/>
          <w:color w:val="000000" w:themeColor="text1"/>
          <w:sz w:val="26"/>
          <w:szCs w:val="26"/>
        </w:rPr>
        <w:t xml:space="preserve"> pointed out the enormous differences in turnover between clubs in the newly formed Premier League. Manchester United had a turnover of £20.1m whilst Notts County had a turnover of only £2.8m. In 1995 Deloitte argued that the ‘rich were getting richer and the poor were getting poorer’. This was part of a virtuous circle f</w:t>
      </w:r>
      <w:r w:rsidR="00430CC2" w:rsidRPr="006A51D2">
        <w:rPr>
          <w:rFonts w:ascii="Times New Roman" w:hAnsi="Times New Roman"/>
          <w:color w:val="000000" w:themeColor="text1"/>
          <w:sz w:val="26"/>
          <w:szCs w:val="26"/>
        </w:rPr>
        <w:t>or the most successful clubs; ‘</w:t>
      </w:r>
      <w:r w:rsidR="000606BF" w:rsidRPr="006A51D2">
        <w:rPr>
          <w:rFonts w:ascii="Times New Roman" w:hAnsi="Times New Roman"/>
          <w:color w:val="000000" w:themeColor="text1"/>
          <w:sz w:val="26"/>
          <w:szCs w:val="26"/>
        </w:rPr>
        <w:t xml:space="preserve">If a club is financially successful then it can afford to buy better players which allows it to do better on the field...the opposite is true for clubs which are not financially strong’ </w:t>
      </w:r>
      <w:r w:rsidR="0014117A">
        <w:rPr>
          <w:rFonts w:ascii="Times New Roman" w:hAnsi="Times New Roman"/>
          <w:color w:val="000000" w:themeColor="text1"/>
          <w:sz w:val="26"/>
          <w:szCs w:val="26"/>
        </w:rPr>
        <w:t>(</w:t>
      </w:r>
      <w:r w:rsidR="000606BF" w:rsidRPr="006A51D2">
        <w:rPr>
          <w:rFonts w:ascii="Times New Roman" w:hAnsi="Times New Roman"/>
          <w:color w:val="000000" w:themeColor="text1"/>
          <w:sz w:val="26"/>
          <w:szCs w:val="26"/>
        </w:rPr>
        <w:t>16</w:t>
      </w:r>
      <w:r w:rsidR="0014117A">
        <w:rPr>
          <w:rFonts w:ascii="Times New Roman" w:hAnsi="Times New Roman"/>
          <w:color w:val="000000" w:themeColor="text1"/>
          <w:sz w:val="26"/>
          <w:szCs w:val="26"/>
        </w:rPr>
        <w:t>)</w:t>
      </w:r>
      <w:r w:rsidR="000606BF" w:rsidRPr="006A51D2">
        <w:rPr>
          <w:rFonts w:ascii="Times New Roman" w:hAnsi="Times New Roman"/>
          <w:color w:val="000000" w:themeColor="text1"/>
          <w:sz w:val="26"/>
          <w:szCs w:val="26"/>
        </w:rPr>
        <w:t>. However, ‘financial strength’ could also be based upon a rich owner, willing t</w:t>
      </w:r>
      <w:r w:rsidR="005D5C61" w:rsidRPr="006A51D2">
        <w:rPr>
          <w:rFonts w:ascii="Times New Roman" w:hAnsi="Times New Roman"/>
          <w:color w:val="000000" w:themeColor="text1"/>
          <w:sz w:val="26"/>
          <w:szCs w:val="26"/>
        </w:rPr>
        <w:t>o invest substantial sums in a</w:t>
      </w:r>
      <w:r w:rsidR="000606BF" w:rsidRPr="006A51D2">
        <w:rPr>
          <w:rFonts w:ascii="Times New Roman" w:hAnsi="Times New Roman"/>
          <w:color w:val="000000" w:themeColor="text1"/>
          <w:sz w:val="26"/>
          <w:szCs w:val="26"/>
        </w:rPr>
        <w:t xml:space="preserve"> club. The funds supplied by Jack Walker at Blackburn Rovers permitted the construction of a brand new, 30,000 a</w:t>
      </w:r>
      <w:r w:rsidR="005D5C61" w:rsidRPr="006A51D2">
        <w:rPr>
          <w:rFonts w:ascii="Times New Roman" w:hAnsi="Times New Roman"/>
          <w:color w:val="000000" w:themeColor="text1"/>
          <w:sz w:val="26"/>
          <w:szCs w:val="26"/>
        </w:rPr>
        <w:t>ll-seater stadium at Ewood Park;</w:t>
      </w:r>
      <w:r w:rsidR="000606BF" w:rsidRPr="006A51D2">
        <w:rPr>
          <w:rFonts w:ascii="Times New Roman" w:hAnsi="Times New Roman"/>
          <w:color w:val="000000" w:themeColor="text1"/>
          <w:sz w:val="26"/>
          <w:szCs w:val="26"/>
        </w:rPr>
        <w:t xml:space="preserve"> the services of a top manager </w:t>
      </w:r>
      <w:r w:rsidR="0014117A">
        <w:rPr>
          <w:rFonts w:ascii="Times New Roman" w:hAnsi="Times New Roman"/>
          <w:color w:val="000000" w:themeColor="text1"/>
          <w:sz w:val="26"/>
          <w:szCs w:val="26"/>
        </w:rPr>
        <w:t>(</w:t>
      </w:r>
      <w:r w:rsidR="000606BF" w:rsidRPr="006A51D2">
        <w:rPr>
          <w:rFonts w:ascii="Times New Roman" w:hAnsi="Times New Roman"/>
          <w:color w:val="000000" w:themeColor="text1"/>
          <w:sz w:val="26"/>
          <w:szCs w:val="26"/>
        </w:rPr>
        <w:t>Kenny Dalglish, former manager of Liverpool</w:t>
      </w:r>
      <w:r w:rsidR="0014117A">
        <w:rPr>
          <w:rFonts w:ascii="Times New Roman" w:hAnsi="Times New Roman"/>
          <w:color w:val="000000" w:themeColor="text1"/>
          <w:sz w:val="26"/>
          <w:szCs w:val="26"/>
        </w:rPr>
        <w:t>)</w:t>
      </w:r>
      <w:r w:rsidR="000606BF" w:rsidRPr="006A51D2">
        <w:rPr>
          <w:rFonts w:ascii="Times New Roman" w:hAnsi="Times New Roman"/>
          <w:color w:val="000000" w:themeColor="text1"/>
          <w:sz w:val="26"/>
          <w:szCs w:val="26"/>
        </w:rPr>
        <w:t xml:space="preserve"> and the signing of a range of top players, including Alan Shearer </w:t>
      </w:r>
      <w:r w:rsidR="0014117A">
        <w:rPr>
          <w:rFonts w:ascii="Times New Roman" w:hAnsi="Times New Roman"/>
          <w:color w:val="000000" w:themeColor="text1"/>
          <w:sz w:val="26"/>
          <w:szCs w:val="26"/>
        </w:rPr>
        <w:t>(</w:t>
      </w:r>
      <w:r w:rsidR="000606BF" w:rsidRPr="006A51D2">
        <w:rPr>
          <w:rFonts w:ascii="Times New Roman" w:hAnsi="Times New Roman"/>
          <w:color w:val="000000" w:themeColor="text1"/>
          <w:sz w:val="26"/>
          <w:szCs w:val="26"/>
        </w:rPr>
        <w:t>see Penn, 2002</w:t>
      </w:r>
      <w:r w:rsidR="0014117A">
        <w:rPr>
          <w:rFonts w:ascii="Times New Roman" w:hAnsi="Times New Roman"/>
          <w:color w:val="000000" w:themeColor="text1"/>
          <w:sz w:val="26"/>
          <w:szCs w:val="26"/>
        </w:rPr>
        <w:t>)</w:t>
      </w:r>
      <w:r w:rsidR="002B67FD" w:rsidRPr="006A51D2">
        <w:rPr>
          <w:rFonts w:ascii="Times New Roman" w:hAnsi="Times New Roman"/>
          <w:color w:val="000000" w:themeColor="text1"/>
          <w:sz w:val="26"/>
          <w:szCs w:val="26"/>
        </w:rPr>
        <w:t>.</w:t>
      </w:r>
      <w:r w:rsidR="000606BF" w:rsidRPr="006A51D2">
        <w:rPr>
          <w:rStyle w:val="FootnoteReference"/>
          <w:rFonts w:ascii="Times New Roman" w:hAnsi="Times New Roman"/>
          <w:color w:val="000000" w:themeColor="text1"/>
          <w:sz w:val="26"/>
          <w:szCs w:val="26"/>
        </w:rPr>
        <w:footnoteReference w:id="1"/>
      </w:r>
      <w:r w:rsidR="000606BF" w:rsidRPr="006A51D2">
        <w:rPr>
          <w:rFonts w:ascii="Times New Roman" w:hAnsi="Times New Roman"/>
          <w:color w:val="000000" w:themeColor="text1"/>
          <w:sz w:val="26"/>
          <w:szCs w:val="26"/>
        </w:rPr>
        <w:t xml:space="preserve"> In this</w:t>
      </w:r>
      <w:r w:rsidR="0097208E" w:rsidRPr="006A51D2">
        <w:rPr>
          <w:rFonts w:ascii="Times New Roman" w:hAnsi="Times New Roman"/>
          <w:color w:val="000000" w:themeColor="text1"/>
          <w:sz w:val="26"/>
          <w:szCs w:val="26"/>
        </w:rPr>
        <w:t xml:space="preserve"> respect</w:t>
      </w:r>
      <w:r w:rsidR="000606BF" w:rsidRPr="006A51D2">
        <w:rPr>
          <w:rFonts w:ascii="Times New Roman" w:hAnsi="Times New Roman"/>
          <w:color w:val="000000" w:themeColor="text1"/>
          <w:sz w:val="26"/>
          <w:szCs w:val="26"/>
        </w:rPr>
        <w:t xml:space="preserve">, Walker was </w:t>
      </w:r>
      <w:r w:rsidR="0097208E" w:rsidRPr="006A51D2">
        <w:rPr>
          <w:rFonts w:ascii="Times New Roman" w:hAnsi="Times New Roman"/>
          <w:color w:val="000000" w:themeColor="text1"/>
          <w:sz w:val="26"/>
          <w:szCs w:val="26"/>
        </w:rPr>
        <w:t>the harbinger of greater investment</w:t>
      </w:r>
      <w:r w:rsidR="000606BF" w:rsidRPr="006A51D2">
        <w:rPr>
          <w:rFonts w:ascii="Times New Roman" w:hAnsi="Times New Roman"/>
          <w:color w:val="000000" w:themeColor="text1"/>
          <w:sz w:val="26"/>
          <w:szCs w:val="26"/>
        </w:rPr>
        <w:t xml:space="preserve"> in the decade after 2000 when </w:t>
      </w:r>
      <w:r w:rsidR="0097208E" w:rsidRPr="006A51D2">
        <w:rPr>
          <w:rFonts w:ascii="Times New Roman" w:hAnsi="Times New Roman"/>
          <w:color w:val="000000" w:themeColor="text1"/>
          <w:sz w:val="26"/>
          <w:szCs w:val="26"/>
        </w:rPr>
        <w:t xml:space="preserve">billionaires </w:t>
      </w:r>
      <w:r w:rsidR="000606BF" w:rsidRPr="006A51D2">
        <w:rPr>
          <w:rFonts w:ascii="Times New Roman" w:hAnsi="Times New Roman"/>
          <w:color w:val="000000" w:themeColor="text1"/>
          <w:sz w:val="26"/>
          <w:szCs w:val="26"/>
        </w:rPr>
        <w:t>Roman Abramovich at Chelsea</w:t>
      </w:r>
      <w:r w:rsidR="005D5C61" w:rsidRPr="006A51D2">
        <w:rPr>
          <w:rFonts w:ascii="Times New Roman" w:hAnsi="Times New Roman"/>
          <w:color w:val="000000" w:themeColor="text1"/>
          <w:sz w:val="26"/>
          <w:szCs w:val="26"/>
        </w:rPr>
        <w:t xml:space="preserve"> </w:t>
      </w:r>
      <w:r w:rsidR="0014117A">
        <w:rPr>
          <w:rFonts w:ascii="Times New Roman" w:hAnsi="Times New Roman"/>
          <w:color w:val="000000" w:themeColor="text1"/>
          <w:sz w:val="26"/>
          <w:szCs w:val="26"/>
        </w:rPr>
        <w:t>(</w:t>
      </w:r>
      <w:r w:rsidR="005D5C61" w:rsidRPr="006A51D2">
        <w:rPr>
          <w:rFonts w:ascii="Times New Roman" w:hAnsi="Times New Roman"/>
          <w:color w:val="000000" w:themeColor="text1"/>
          <w:sz w:val="26"/>
          <w:szCs w:val="26"/>
        </w:rPr>
        <w:t xml:space="preserve">see Barlow, </w:t>
      </w:r>
      <w:r w:rsidR="007E576B" w:rsidRPr="006A51D2">
        <w:rPr>
          <w:rFonts w:ascii="Times New Roman" w:hAnsi="Times New Roman"/>
          <w:color w:val="000000" w:themeColor="text1"/>
          <w:sz w:val="26"/>
          <w:szCs w:val="26"/>
        </w:rPr>
        <w:t>2014</w:t>
      </w:r>
      <w:r w:rsidR="0014117A">
        <w:rPr>
          <w:rFonts w:ascii="Times New Roman" w:hAnsi="Times New Roman"/>
          <w:color w:val="000000" w:themeColor="text1"/>
          <w:sz w:val="26"/>
          <w:szCs w:val="26"/>
        </w:rPr>
        <w:t>)</w:t>
      </w:r>
      <w:r w:rsidR="000606BF" w:rsidRPr="006A51D2">
        <w:rPr>
          <w:rFonts w:ascii="Times New Roman" w:hAnsi="Times New Roman"/>
          <w:color w:val="000000" w:themeColor="text1"/>
          <w:sz w:val="26"/>
          <w:szCs w:val="26"/>
        </w:rPr>
        <w:t xml:space="preserve"> and Sheikh Mansour at Manchester City</w:t>
      </w:r>
      <w:r w:rsidR="000606BF" w:rsidRPr="006A51D2">
        <w:rPr>
          <w:rStyle w:val="FootnoteReference"/>
          <w:rFonts w:ascii="Times New Roman" w:hAnsi="Times New Roman"/>
          <w:color w:val="000000" w:themeColor="text1"/>
          <w:sz w:val="26"/>
          <w:szCs w:val="26"/>
        </w:rPr>
        <w:footnoteReference w:id="2"/>
      </w:r>
      <w:r w:rsidR="000606BF" w:rsidRPr="006A51D2">
        <w:rPr>
          <w:rFonts w:ascii="Times New Roman" w:hAnsi="Times New Roman"/>
          <w:color w:val="000000" w:themeColor="text1"/>
          <w:sz w:val="26"/>
          <w:szCs w:val="26"/>
        </w:rPr>
        <w:t xml:space="preserve"> drove both clubs into the elite of English teams and secured a succession of Premier League titles.</w:t>
      </w:r>
    </w:p>
    <w:p w14:paraId="143E553B" w14:textId="7430CFA3" w:rsidR="000606BF" w:rsidRPr="006A51D2" w:rsidRDefault="000606BF" w:rsidP="00DD63BF">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As Boon put it in 1996 ‘Broadly speaking, the most successful teams in the Premier League are also likely to be the most financially successful and vice versa. This can be attributed to additional Cup matches, higher attendances and greater television coverage which lead to increased sponsorship income and sales of club merchandise’ </w:t>
      </w:r>
      <w:r w:rsidR="0014117A">
        <w:rPr>
          <w:rFonts w:ascii="Times New Roman" w:hAnsi="Times New Roman"/>
          <w:color w:val="000000" w:themeColor="text1"/>
          <w:sz w:val="26"/>
          <w:szCs w:val="26"/>
        </w:rPr>
        <w:t>(</w:t>
      </w:r>
      <w:r w:rsidRPr="006A51D2">
        <w:rPr>
          <w:rFonts w:ascii="Times New Roman" w:hAnsi="Times New Roman"/>
          <w:color w:val="000000" w:themeColor="text1"/>
          <w:sz w:val="26"/>
          <w:szCs w:val="26"/>
        </w:rPr>
        <w:t>Del</w:t>
      </w:r>
      <w:r w:rsidR="007E576B" w:rsidRPr="006A51D2">
        <w:rPr>
          <w:rFonts w:ascii="Times New Roman" w:hAnsi="Times New Roman"/>
          <w:color w:val="000000" w:themeColor="text1"/>
          <w:sz w:val="26"/>
          <w:szCs w:val="26"/>
        </w:rPr>
        <w:t>oitte 1996, 21</w:t>
      </w:r>
      <w:r w:rsidR="0014117A">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This analysis was underpinned by the oligopolistic structure of the Premier League between 1991 and 1996. In every season Manchester United were by far the strongest club in terms of its turnover. Arsenal, Tottenham Hotspur, Liverpool and Newcastle </w:t>
      </w:r>
      <w:r w:rsidR="00B60E18" w:rsidRPr="006A51D2">
        <w:rPr>
          <w:rFonts w:ascii="Times New Roman" w:hAnsi="Times New Roman"/>
          <w:color w:val="000000" w:themeColor="text1"/>
          <w:sz w:val="26"/>
          <w:szCs w:val="26"/>
        </w:rPr>
        <w:t xml:space="preserve">United </w:t>
      </w:r>
      <w:r w:rsidRPr="006A51D2">
        <w:rPr>
          <w:rFonts w:ascii="Times New Roman" w:hAnsi="Times New Roman"/>
          <w:color w:val="000000" w:themeColor="text1"/>
          <w:sz w:val="26"/>
          <w:szCs w:val="26"/>
        </w:rPr>
        <w:t xml:space="preserve">were also financially the most successful. The ratio </w:t>
      </w:r>
      <w:r w:rsidR="002B67FD" w:rsidRPr="006A51D2">
        <w:rPr>
          <w:rFonts w:ascii="Times New Roman" w:hAnsi="Times New Roman"/>
          <w:color w:val="000000" w:themeColor="text1"/>
          <w:sz w:val="26"/>
          <w:szCs w:val="26"/>
        </w:rPr>
        <w:t xml:space="preserve">in revenues </w:t>
      </w:r>
      <w:r w:rsidRPr="006A51D2">
        <w:rPr>
          <w:rFonts w:ascii="Times New Roman" w:hAnsi="Times New Roman"/>
          <w:color w:val="000000" w:themeColor="text1"/>
          <w:sz w:val="26"/>
          <w:szCs w:val="26"/>
        </w:rPr>
        <w:t xml:space="preserve">between the most successful Premier League club </w:t>
      </w:r>
      <w:r w:rsidR="0014117A">
        <w:rPr>
          <w:rFonts w:ascii="Times New Roman" w:hAnsi="Times New Roman"/>
          <w:color w:val="000000" w:themeColor="text1"/>
          <w:sz w:val="26"/>
          <w:szCs w:val="26"/>
        </w:rPr>
        <w:t>(</w:t>
      </w:r>
      <w:r w:rsidRPr="006A51D2">
        <w:rPr>
          <w:rFonts w:ascii="Times New Roman" w:hAnsi="Times New Roman"/>
          <w:color w:val="000000" w:themeColor="text1"/>
          <w:sz w:val="26"/>
          <w:szCs w:val="26"/>
        </w:rPr>
        <w:t>Manchester United</w:t>
      </w:r>
      <w:r w:rsidR="0014117A">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and the least was in the order of 9 to 1 throughout these years. As Deloitte concluded in 1997 ‘Success breeds success and in the Premier League operating profitability and League position are highly correlated’ </w:t>
      </w:r>
      <w:r w:rsidR="0014117A">
        <w:rPr>
          <w:rFonts w:ascii="Times New Roman" w:hAnsi="Times New Roman"/>
          <w:color w:val="000000" w:themeColor="text1"/>
          <w:sz w:val="26"/>
          <w:szCs w:val="26"/>
        </w:rPr>
        <w:t>(</w:t>
      </w:r>
      <w:r w:rsidR="007E576B" w:rsidRPr="006A51D2">
        <w:rPr>
          <w:rFonts w:ascii="Times New Roman" w:hAnsi="Times New Roman"/>
          <w:color w:val="000000" w:themeColor="text1"/>
          <w:sz w:val="26"/>
          <w:szCs w:val="26"/>
        </w:rPr>
        <w:t>23</w:t>
      </w:r>
      <w:r w:rsidR="0014117A">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w:t>
      </w:r>
    </w:p>
    <w:p w14:paraId="365887C9" w14:textId="77777777" w:rsidR="006C2BD9" w:rsidRPr="006A51D2" w:rsidRDefault="00D63909" w:rsidP="00DD63BF">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T</w:t>
      </w:r>
      <w:r w:rsidR="000606BF" w:rsidRPr="006A51D2">
        <w:rPr>
          <w:rFonts w:ascii="Times New Roman" w:hAnsi="Times New Roman"/>
          <w:color w:val="000000" w:themeColor="text1"/>
          <w:sz w:val="26"/>
          <w:szCs w:val="26"/>
        </w:rPr>
        <w:t>he correlation</w:t>
      </w:r>
      <w:r w:rsidR="000606BF" w:rsidRPr="006A51D2">
        <w:rPr>
          <w:rStyle w:val="FootnoteReference"/>
          <w:rFonts w:ascii="Times New Roman" w:hAnsi="Times New Roman"/>
          <w:color w:val="000000" w:themeColor="text1"/>
          <w:sz w:val="26"/>
          <w:szCs w:val="26"/>
        </w:rPr>
        <w:footnoteReference w:id="3"/>
      </w:r>
      <w:r w:rsidR="000606BF" w:rsidRPr="006A51D2">
        <w:rPr>
          <w:rFonts w:ascii="Times New Roman" w:hAnsi="Times New Roman"/>
          <w:color w:val="000000" w:themeColor="text1"/>
          <w:sz w:val="26"/>
          <w:szCs w:val="26"/>
        </w:rPr>
        <w:t xml:space="preserve"> between expenditure on wages of players and finishing position in the </w:t>
      </w:r>
      <w:r w:rsidR="00292AED" w:rsidRPr="006A51D2">
        <w:rPr>
          <w:rFonts w:ascii="Times New Roman" w:hAnsi="Times New Roman"/>
          <w:color w:val="000000" w:themeColor="text1"/>
          <w:sz w:val="26"/>
          <w:szCs w:val="26"/>
        </w:rPr>
        <w:t>Premier L</w:t>
      </w:r>
      <w:r w:rsidR="000606BF" w:rsidRPr="006A51D2">
        <w:rPr>
          <w:rFonts w:ascii="Times New Roman" w:hAnsi="Times New Roman"/>
          <w:color w:val="000000" w:themeColor="text1"/>
          <w:sz w:val="26"/>
          <w:szCs w:val="26"/>
        </w:rPr>
        <w:t>eague has been very high</w:t>
      </w:r>
      <w:r w:rsidRPr="006A51D2">
        <w:rPr>
          <w:rFonts w:ascii="Times New Roman" w:hAnsi="Times New Roman"/>
          <w:color w:val="000000" w:themeColor="text1"/>
          <w:sz w:val="26"/>
          <w:szCs w:val="26"/>
        </w:rPr>
        <w:t xml:space="preserve"> throughout</w:t>
      </w:r>
      <w:r w:rsidR="00784247" w:rsidRPr="006A51D2">
        <w:rPr>
          <w:rFonts w:ascii="Times New Roman" w:hAnsi="Times New Roman"/>
          <w:color w:val="000000" w:themeColor="text1"/>
          <w:sz w:val="26"/>
          <w:szCs w:val="26"/>
        </w:rPr>
        <w:t xml:space="preserve"> the</w:t>
      </w:r>
      <w:r w:rsidR="00AA2316" w:rsidRPr="006A51D2">
        <w:rPr>
          <w:rFonts w:ascii="Times New Roman" w:hAnsi="Times New Roman"/>
          <w:color w:val="000000" w:themeColor="text1"/>
          <w:sz w:val="26"/>
          <w:szCs w:val="26"/>
        </w:rPr>
        <w:t xml:space="preserve"> era of the P</w:t>
      </w:r>
      <w:r w:rsidR="00784247" w:rsidRPr="006A51D2">
        <w:rPr>
          <w:rFonts w:ascii="Times New Roman" w:hAnsi="Times New Roman"/>
          <w:color w:val="000000" w:themeColor="text1"/>
          <w:sz w:val="26"/>
          <w:szCs w:val="26"/>
        </w:rPr>
        <w:t>remier League</w:t>
      </w:r>
      <w:r w:rsidR="000606BF" w:rsidRPr="006A51D2">
        <w:rPr>
          <w:rFonts w:ascii="Times New Roman" w:hAnsi="Times New Roman"/>
          <w:color w:val="000000" w:themeColor="text1"/>
          <w:sz w:val="26"/>
          <w:szCs w:val="26"/>
        </w:rPr>
        <w:t xml:space="preserve">. It has </w:t>
      </w:r>
      <w:r w:rsidR="000606BF" w:rsidRPr="006A51D2">
        <w:rPr>
          <w:rFonts w:ascii="Times New Roman" w:hAnsi="Times New Roman"/>
          <w:color w:val="000000" w:themeColor="text1"/>
          <w:sz w:val="26"/>
          <w:szCs w:val="26"/>
        </w:rPr>
        <w:lastRenderedPageBreak/>
        <w:t>also fluctuated considerably around this high overall correlation but there is no di</w:t>
      </w:r>
      <w:r w:rsidR="00784247" w:rsidRPr="006A51D2">
        <w:rPr>
          <w:rFonts w:ascii="Times New Roman" w:hAnsi="Times New Roman"/>
          <w:color w:val="000000" w:themeColor="text1"/>
          <w:sz w:val="26"/>
          <w:szCs w:val="26"/>
        </w:rPr>
        <w:t>scernible secular trend overall towards greater competitive imbalance.</w:t>
      </w:r>
      <w:r w:rsidR="000606BF" w:rsidRPr="006A51D2">
        <w:rPr>
          <w:rFonts w:ascii="Times New Roman" w:hAnsi="Times New Roman"/>
          <w:color w:val="000000" w:themeColor="text1"/>
          <w:sz w:val="26"/>
          <w:szCs w:val="26"/>
        </w:rPr>
        <w:t xml:space="preserve"> </w:t>
      </w:r>
      <w:r w:rsidR="00AA2316" w:rsidRPr="006A51D2">
        <w:rPr>
          <w:rFonts w:ascii="Times New Roman" w:hAnsi="Times New Roman"/>
          <w:color w:val="000000" w:themeColor="text1"/>
          <w:sz w:val="26"/>
          <w:szCs w:val="26"/>
        </w:rPr>
        <w:t xml:space="preserve">Indeed, there has been no evidence produced </w:t>
      </w:r>
      <w:r w:rsidR="00FC1925" w:rsidRPr="006A51D2">
        <w:rPr>
          <w:rFonts w:ascii="Times New Roman" w:hAnsi="Times New Roman"/>
          <w:color w:val="000000" w:themeColor="text1"/>
          <w:sz w:val="26"/>
          <w:szCs w:val="26"/>
        </w:rPr>
        <w:t xml:space="preserve">in this media-based ‘moral panic’ </w:t>
      </w:r>
      <w:r w:rsidR="00AA2316" w:rsidRPr="006A51D2">
        <w:rPr>
          <w:rFonts w:ascii="Times New Roman" w:hAnsi="Times New Roman"/>
          <w:color w:val="000000" w:themeColor="text1"/>
          <w:sz w:val="26"/>
          <w:szCs w:val="26"/>
        </w:rPr>
        <w:t xml:space="preserve">that such a relationship is new to top tier English football. Rather, a mythical ‘golden age’ of previous competitive football is </w:t>
      </w:r>
      <w:r w:rsidR="00FC1925" w:rsidRPr="006A51D2">
        <w:rPr>
          <w:rFonts w:ascii="Times New Roman" w:hAnsi="Times New Roman"/>
          <w:color w:val="000000" w:themeColor="text1"/>
          <w:sz w:val="26"/>
          <w:szCs w:val="26"/>
        </w:rPr>
        <w:t xml:space="preserve">simply </w:t>
      </w:r>
      <w:r w:rsidR="00AA2316" w:rsidRPr="006A51D2">
        <w:rPr>
          <w:rFonts w:ascii="Times New Roman" w:hAnsi="Times New Roman"/>
          <w:color w:val="000000" w:themeColor="text1"/>
          <w:sz w:val="26"/>
          <w:szCs w:val="26"/>
        </w:rPr>
        <w:t>assumed.</w:t>
      </w:r>
    </w:p>
    <w:p w14:paraId="7D5DEB34" w14:textId="77777777" w:rsidR="000606BF" w:rsidRPr="007A228F" w:rsidRDefault="000606BF" w:rsidP="00DD63BF">
      <w:pPr>
        <w:pStyle w:val="Heading2"/>
        <w:tabs>
          <w:tab w:val="left" w:pos="567"/>
        </w:tabs>
        <w:spacing w:line="240" w:lineRule="auto"/>
        <w:rPr>
          <w:rFonts w:ascii="Times New Roman" w:eastAsia="Times New Roman" w:hAnsi="Times New Roman" w:cs="Arial"/>
          <w:i w:val="0"/>
          <w:color w:val="000000" w:themeColor="text1"/>
          <w:sz w:val="22"/>
          <w:lang w:eastAsia="de-DE"/>
        </w:rPr>
      </w:pPr>
      <w:r w:rsidRPr="007A228F">
        <w:rPr>
          <w:rFonts w:ascii="Times New Roman" w:eastAsia="Times New Roman" w:hAnsi="Times New Roman" w:cs="Arial"/>
          <w:i w:val="0"/>
          <w:color w:val="000000" w:themeColor="text1"/>
          <w:sz w:val="22"/>
          <w:lang w:eastAsia="de-DE"/>
        </w:rPr>
        <w:t>Table 1: Relationship between Expenditure on Wages and Premier League Position</w:t>
      </w:r>
      <w:r w:rsidR="008913D4" w:rsidRPr="007A228F">
        <w:rPr>
          <w:rFonts w:ascii="Times New Roman" w:eastAsia="Times New Roman" w:hAnsi="Times New Roman" w:cs="Arial"/>
          <w:i w:val="0"/>
          <w:color w:val="000000" w:themeColor="text1"/>
          <w:sz w:val="22"/>
          <w:lang w:eastAsia="de-DE"/>
        </w:rPr>
        <w:t xml:space="preserve">: </w:t>
      </w:r>
      <w:r w:rsidR="00D63909" w:rsidRPr="007A228F">
        <w:rPr>
          <w:rFonts w:ascii="Times New Roman" w:eastAsia="Times New Roman" w:hAnsi="Times New Roman" w:cs="Arial"/>
          <w:i w:val="0"/>
          <w:color w:val="000000" w:themeColor="text1"/>
          <w:sz w:val="22"/>
          <w:lang w:eastAsia="de-DE"/>
        </w:rPr>
        <w:t>1994-2016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14"/>
        <w:gridCol w:w="4502"/>
      </w:tblGrid>
      <w:tr w:rsidR="000606BF" w:rsidRPr="0014117A" w14:paraId="7D4AFC0E" w14:textId="77777777" w:rsidTr="00FA0269">
        <w:tc>
          <w:tcPr>
            <w:tcW w:w="4514" w:type="dxa"/>
          </w:tcPr>
          <w:p w14:paraId="17152B25" w14:textId="77777777" w:rsidR="000606BF" w:rsidRPr="00165DE0" w:rsidRDefault="000606BF" w:rsidP="00DD63BF">
            <w:pPr>
              <w:spacing w:after="0" w:line="240" w:lineRule="auto"/>
              <w:jc w:val="both"/>
              <w:rPr>
                <w:rFonts w:ascii="Times New Roman" w:hAnsi="Times New Roman"/>
                <w:b/>
                <w:color w:val="000000" w:themeColor="text1"/>
                <w:sz w:val="20"/>
                <w:szCs w:val="26"/>
              </w:rPr>
            </w:pPr>
            <w:r w:rsidRPr="00165DE0">
              <w:rPr>
                <w:rFonts w:ascii="Times New Roman" w:hAnsi="Times New Roman"/>
                <w:b/>
                <w:color w:val="000000" w:themeColor="text1"/>
                <w:sz w:val="20"/>
                <w:szCs w:val="26"/>
              </w:rPr>
              <w:t>Season</w:t>
            </w:r>
          </w:p>
        </w:tc>
        <w:tc>
          <w:tcPr>
            <w:tcW w:w="4502" w:type="dxa"/>
          </w:tcPr>
          <w:p w14:paraId="2224EAA8" w14:textId="77777777" w:rsidR="000606BF" w:rsidRPr="00165DE0" w:rsidRDefault="00091347" w:rsidP="00DD63BF">
            <w:pPr>
              <w:spacing w:after="0" w:line="240" w:lineRule="auto"/>
              <w:jc w:val="both"/>
              <w:rPr>
                <w:rFonts w:ascii="Times New Roman" w:hAnsi="Times New Roman"/>
                <w:b/>
                <w:color w:val="000000" w:themeColor="text1"/>
                <w:sz w:val="20"/>
                <w:szCs w:val="26"/>
              </w:rPr>
            </w:pPr>
            <w:r w:rsidRPr="00165DE0">
              <w:rPr>
                <w:rFonts w:ascii="Times New Roman" w:hAnsi="Times New Roman"/>
                <w:b/>
                <w:color w:val="000000" w:themeColor="text1"/>
                <w:sz w:val="20"/>
                <w:szCs w:val="26"/>
              </w:rPr>
              <w:t>Correlation</w:t>
            </w:r>
          </w:p>
        </w:tc>
      </w:tr>
      <w:tr w:rsidR="000606BF" w:rsidRPr="0014117A" w14:paraId="7768ED26" w14:textId="77777777" w:rsidTr="00FA0269">
        <w:tc>
          <w:tcPr>
            <w:tcW w:w="4514" w:type="dxa"/>
          </w:tcPr>
          <w:p w14:paraId="40B49ACC" w14:textId="77777777" w:rsidR="000606BF" w:rsidRPr="00165DE0" w:rsidRDefault="00DF4972" w:rsidP="00DD63BF">
            <w:pPr>
              <w:spacing w:after="0" w:line="240" w:lineRule="auto"/>
              <w:jc w:val="both"/>
              <w:rPr>
                <w:rFonts w:ascii="Times New Roman" w:hAnsi="Times New Roman"/>
                <w:color w:val="000000" w:themeColor="text1"/>
                <w:sz w:val="20"/>
                <w:szCs w:val="26"/>
              </w:rPr>
            </w:pPr>
            <w:r w:rsidRPr="00165DE0">
              <w:rPr>
                <w:rFonts w:ascii="Times New Roman" w:hAnsi="Times New Roman"/>
                <w:color w:val="000000" w:themeColor="text1"/>
                <w:sz w:val="20"/>
                <w:szCs w:val="26"/>
              </w:rPr>
              <w:t>1993/4-1997/8</w:t>
            </w:r>
          </w:p>
        </w:tc>
        <w:tc>
          <w:tcPr>
            <w:tcW w:w="4502" w:type="dxa"/>
          </w:tcPr>
          <w:p w14:paraId="6BA36BBC" w14:textId="77777777" w:rsidR="000606BF" w:rsidRPr="00165DE0" w:rsidRDefault="00DF4972" w:rsidP="00DD63BF">
            <w:pPr>
              <w:spacing w:after="0" w:line="240" w:lineRule="auto"/>
              <w:jc w:val="both"/>
              <w:rPr>
                <w:rFonts w:ascii="Times New Roman" w:hAnsi="Times New Roman"/>
                <w:color w:val="000000" w:themeColor="text1"/>
                <w:sz w:val="20"/>
                <w:szCs w:val="26"/>
              </w:rPr>
            </w:pPr>
            <w:r w:rsidRPr="00165DE0">
              <w:rPr>
                <w:rFonts w:ascii="Times New Roman" w:hAnsi="Times New Roman"/>
                <w:color w:val="000000" w:themeColor="text1"/>
                <w:sz w:val="20"/>
                <w:szCs w:val="26"/>
              </w:rPr>
              <w:t>0.47</w:t>
            </w:r>
          </w:p>
        </w:tc>
      </w:tr>
      <w:tr w:rsidR="000606BF" w:rsidRPr="0014117A" w14:paraId="5B8B46A1" w14:textId="77777777" w:rsidTr="00FA0269">
        <w:tc>
          <w:tcPr>
            <w:tcW w:w="4514" w:type="dxa"/>
          </w:tcPr>
          <w:p w14:paraId="0F5ED3B4" w14:textId="77777777" w:rsidR="000606BF" w:rsidRPr="00165DE0" w:rsidRDefault="000606BF" w:rsidP="00DD63BF">
            <w:pPr>
              <w:spacing w:after="0" w:line="240" w:lineRule="auto"/>
              <w:jc w:val="both"/>
              <w:rPr>
                <w:rFonts w:ascii="Times New Roman" w:hAnsi="Times New Roman"/>
                <w:color w:val="000000" w:themeColor="text1"/>
                <w:sz w:val="20"/>
                <w:szCs w:val="26"/>
              </w:rPr>
            </w:pPr>
            <w:r w:rsidRPr="00165DE0">
              <w:rPr>
                <w:rFonts w:ascii="Times New Roman" w:hAnsi="Times New Roman"/>
                <w:color w:val="000000" w:themeColor="text1"/>
                <w:sz w:val="20"/>
                <w:szCs w:val="26"/>
              </w:rPr>
              <w:t>2000/1</w:t>
            </w:r>
          </w:p>
        </w:tc>
        <w:tc>
          <w:tcPr>
            <w:tcW w:w="4502" w:type="dxa"/>
          </w:tcPr>
          <w:p w14:paraId="43EC4E79" w14:textId="77777777" w:rsidR="000606BF" w:rsidRPr="00165DE0" w:rsidRDefault="000606BF" w:rsidP="00DD63BF">
            <w:pPr>
              <w:spacing w:after="0" w:line="240" w:lineRule="auto"/>
              <w:jc w:val="both"/>
              <w:rPr>
                <w:rFonts w:ascii="Times New Roman" w:hAnsi="Times New Roman"/>
                <w:color w:val="000000" w:themeColor="text1"/>
                <w:sz w:val="20"/>
                <w:szCs w:val="26"/>
              </w:rPr>
            </w:pPr>
            <w:r w:rsidRPr="00165DE0">
              <w:rPr>
                <w:rFonts w:ascii="Times New Roman" w:hAnsi="Times New Roman"/>
                <w:color w:val="000000" w:themeColor="text1"/>
                <w:sz w:val="20"/>
                <w:szCs w:val="26"/>
              </w:rPr>
              <w:t>0.55</w:t>
            </w:r>
          </w:p>
        </w:tc>
      </w:tr>
      <w:tr w:rsidR="000606BF" w:rsidRPr="0014117A" w14:paraId="07868660" w14:textId="77777777" w:rsidTr="00FA0269">
        <w:tc>
          <w:tcPr>
            <w:tcW w:w="4514" w:type="dxa"/>
          </w:tcPr>
          <w:p w14:paraId="0921840E" w14:textId="77777777" w:rsidR="000606BF" w:rsidRPr="00165DE0" w:rsidRDefault="000606BF" w:rsidP="00DD63BF">
            <w:pPr>
              <w:spacing w:after="0" w:line="240" w:lineRule="auto"/>
              <w:jc w:val="both"/>
              <w:rPr>
                <w:rFonts w:ascii="Times New Roman" w:hAnsi="Times New Roman"/>
                <w:color w:val="000000" w:themeColor="text1"/>
                <w:sz w:val="20"/>
                <w:szCs w:val="26"/>
              </w:rPr>
            </w:pPr>
            <w:r w:rsidRPr="00165DE0">
              <w:rPr>
                <w:rFonts w:ascii="Times New Roman" w:hAnsi="Times New Roman"/>
                <w:color w:val="000000" w:themeColor="text1"/>
                <w:sz w:val="20"/>
                <w:szCs w:val="26"/>
              </w:rPr>
              <w:t>2003/4</w:t>
            </w:r>
          </w:p>
        </w:tc>
        <w:tc>
          <w:tcPr>
            <w:tcW w:w="4502" w:type="dxa"/>
          </w:tcPr>
          <w:p w14:paraId="65D3C056" w14:textId="77777777" w:rsidR="000606BF" w:rsidRPr="00165DE0" w:rsidRDefault="000606BF" w:rsidP="00DD63BF">
            <w:pPr>
              <w:spacing w:after="0" w:line="240" w:lineRule="auto"/>
              <w:jc w:val="both"/>
              <w:rPr>
                <w:rFonts w:ascii="Times New Roman" w:hAnsi="Times New Roman"/>
                <w:color w:val="000000" w:themeColor="text1"/>
                <w:sz w:val="20"/>
                <w:szCs w:val="26"/>
              </w:rPr>
            </w:pPr>
            <w:r w:rsidRPr="00165DE0">
              <w:rPr>
                <w:rFonts w:ascii="Times New Roman" w:hAnsi="Times New Roman"/>
                <w:color w:val="000000" w:themeColor="text1"/>
                <w:sz w:val="20"/>
                <w:szCs w:val="26"/>
              </w:rPr>
              <w:t>0.65</w:t>
            </w:r>
          </w:p>
        </w:tc>
      </w:tr>
      <w:tr w:rsidR="00DF4972" w:rsidRPr="0014117A" w14:paraId="3ACBEE27" w14:textId="77777777" w:rsidTr="00FA0269">
        <w:tc>
          <w:tcPr>
            <w:tcW w:w="4514" w:type="dxa"/>
          </w:tcPr>
          <w:p w14:paraId="4EDDD044" w14:textId="77777777" w:rsidR="00DF4972" w:rsidRPr="00165DE0" w:rsidRDefault="00DF4972" w:rsidP="00DD63BF">
            <w:pPr>
              <w:spacing w:after="0" w:line="240" w:lineRule="auto"/>
              <w:jc w:val="both"/>
              <w:rPr>
                <w:rFonts w:ascii="Times New Roman" w:hAnsi="Times New Roman"/>
                <w:color w:val="000000" w:themeColor="text1"/>
                <w:sz w:val="20"/>
                <w:szCs w:val="26"/>
              </w:rPr>
            </w:pPr>
            <w:r w:rsidRPr="00165DE0">
              <w:rPr>
                <w:rFonts w:ascii="Times New Roman" w:hAnsi="Times New Roman"/>
                <w:color w:val="000000" w:themeColor="text1"/>
                <w:sz w:val="20"/>
                <w:szCs w:val="26"/>
              </w:rPr>
              <w:t>2006/7</w:t>
            </w:r>
          </w:p>
        </w:tc>
        <w:tc>
          <w:tcPr>
            <w:tcW w:w="4502" w:type="dxa"/>
          </w:tcPr>
          <w:p w14:paraId="2E8B8DCE" w14:textId="77777777" w:rsidR="00DF4972" w:rsidRPr="00165DE0" w:rsidRDefault="00DF4972" w:rsidP="00DD63BF">
            <w:pPr>
              <w:spacing w:after="0" w:line="240" w:lineRule="auto"/>
              <w:jc w:val="both"/>
              <w:rPr>
                <w:rFonts w:ascii="Times New Roman" w:hAnsi="Times New Roman"/>
                <w:color w:val="000000" w:themeColor="text1"/>
                <w:sz w:val="20"/>
                <w:szCs w:val="26"/>
              </w:rPr>
            </w:pPr>
            <w:r w:rsidRPr="00165DE0">
              <w:rPr>
                <w:rFonts w:ascii="Times New Roman" w:hAnsi="Times New Roman"/>
                <w:color w:val="000000" w:themeColor="text1"/>
                <w:sz w:val="20"/>
                <w:szCs w:val="26"/>
              </w:rPr>
              <w:t>0.65</w:t>
            </w:r>
          </w:p>
        </w:tc>
      </w:tr>
      <w:tr w:rsidR="000606BF" w:rsidRPr="0014117A" w14:paraId="038C6274" w14:textId="77777777" w:rsidTr="00FA0269">
        <w:tc>
          <w:tcPr>
            <w:tcW w:w="4514" w:type="dxa"/>
          </w:tcPr>
          <w:p w14:paraId="3C7C3199" w14:textId="77777777" w:rsidR="000606BF" w:rsidRPr="00165DE0" w:rsidRDefault="000606BF" w:rsidP="00DD63BF">
            <w:pPr>
              <w:spacing w:after="0" w:line="240" w:lineRule="auto"/>
              <w:jc w:val="both"/>
              <w:rPr>
                <w:rFonts w:ascii="Times New Roman" w:hAnsi="Times New Roman"/>
                <w:color w:val="000000" w:themeColor="text1"/>
                <w:sz w:val="20"/>
                <w:szCs w:val="26"/>
              </w:rPr>
            </w:pPr>
            <w:r w:rsidRPr="00165DE0">
              <w:rPr>
                <w:rFonts w:ascii="Times New Roman" w:hAnsi="Times New Roman"/>
                <w:color w:val="000000" w:themeColor="text1"/>
                <w:sz w:val="20"/>
                <w:szCs w:val="26"/>
              </w:rPr>
              <w:t>2008/9</w:t>
            </w:r>
          </w:p>
        </w:tc>
        <w:tc>
          <w:tcPr>
            <w:tcW w:w="4502" w:type="dxa"/>
          </w:tcPr>
          <w:p w14:paraId="038795D9" w14:textId="77777777" w:rsidR="000606BF" w:rsidRPr="00165DE0" w:rsidRDefault="000606BF" w:rsidP="00DD63BF">
            <w:pPr>
              <w:spacing w:after="0" w:line="240" w:lineRule="auto"/>
              <w:jc w:val="both"/>
              <w:rPr>
                <w:rFonts w:ascii="Times New Roman" w:hAnsi="Times New Roman"/>
                <w:color w:val="000000" w:themeColor="text1"/>
                <w:sz w:val="20"/>
                <w:szCs w:val="26"/>
              </w:rPr>
            </w:pPr>
            <w:r w:rsidRPr="00165DE0">
              <w:rPr>
                <w:rFonts w:ascii="Times New Roman" w:hAnsi="Times New Roman"/>
                <w:color w:val="000000" w:themeColor="text1"/>
                <w:sz w:val="20"/>
                <w:szCs w:val="26"/>
              </w:rPr>
              <w:t>0.60</w:t>
            </w:r>
          </w:p>
        </w:tc>
      </w:tr>
      <w:tr w:rsidR="000606BF" w:rsidRPr="0014117A" w14:paraId="702BEAE1" w14:textId="77777777" w:rsidTr="00FA0269">
        <w:tc>
          <w:tcPr>
            <w:tcW w:w="4514" w:type="dxa"/>
          </w:tcPr>
          <w:p w14:paraId="3BA9AD98" w14:textId="77777777" w:rsidR="000606BF" w:rsidRPr="00165DE0" w:rsidRDefault="00DF4972" w:rsidP="00DD63BF">
            <w:pPr>
              <w:spacing w:after="0" w:line="240" w:lineRule="auto"/>
              <w:jc w:val="both"/>
              <w:rPr>
                <w:rFonts w:ascii="Times New Roman" w:hAnsi="Times New Roman"/>
                <w:color w:val="000000" w:themeColor="text1"/>
                <w:sz w:val="20"/>
                <w:szCs w:val="26"/>
              </w:rPr>
            </w:pPr>
            <w:r w:rsidRPr="00165DE0">
              <w:rPr>
                <w:rFonts w:ascii="Times New Roman" w:hAnsi="Times New Roman"/>
                <w:color w:val="000000" w:themeColor="text1"/>
                <w:sz w:val="20"/>
                <w:szCs w:val="26"/>
              </w:rPr>
              <w:t>2012/13</w:t>
            </w:r>
          </w:p>
        </w:tc>
        <w:tc>
          <w:tcPr>
            <w:tcW w:w="4502" w:type="dxa"/>
          </w:tcPr>
          <w:p w14:paraId="7775758F" w14:textId="77777777" w:rsidR="000606BF" w:rsidRPr="00165DE0" w:rsidRDefault="00DF4972" w:rsidP="00DD63BF">
            <w:pPr>
              <w:spacing w:after="0" w:line="240" w:lineRule="auto"/>
              <w:jc w:val="both"/>
              <w:rPr>
                <w:rFonts w:ascii="Times New Roman" w:hAnsi="Times New Roman"/>
                <w:color w:val="000000" w:themeColor="text1"/>
                <w:sz w:val="20"/>
                <w:szCs w:val="26"/>
              </w:rPr>
            </w:pPr>
            <w:r w:rsidRPr="00165DE0">
              <w:rPr>
                <w:rFonts w:ascii="Times New Roman" w:hAnsi="Times New Roman"/>
                <w:color w:val="000000" w:themeColor="text1"/>
                <w:sz w:val="20"/>
                <w:szCs w:val="26"/>
              </w:rPr>
              <w:t>0.65</w:t>
            </w:r>
          </w:p>
        </w:tc>
      </w:tr>
      <w:tr w:rsidR="00D63909" w:rsidRPr="0014117A" w14:paraId="6B963774" w14:textId="77777777" w:rsidTr="00FA0269">
        <w:tc>
          <w:tcPr>
            <w:tcW w:w="4514" w:type="dxa"/>
          </w:tcPr>
          <w:p w14:paraId="5FDEA45C" w14:textId="77777777" w:rsidR="00D63909" w:rsidRPr="00165DE0" w:rsidRDefault="00D63909" w:rsidP="00DD63BF">
            <w:pPr>
              <w:spacing w:after="0" w:line="240" w:lineRule="auto"/>
              <w:jc w:val="both"/>
              <w:rPr>
                <w:rFonts w:ascii="Times New Roman" w:hAnsi="Times New Roman"/>
                <w:color w:val="000000" w:themeColor="text1"/>
                <w:sz w:val="20"/>
                <w:szCs w:val="26"/>
              </w:rPr>
            </w:pPr>
            <w:r w:rsidRPr="00165DE0">
              <w:rPr>
                <w:rFonts w:ascii="Times New Roman" w:hAnsi="Times New Roman"/>
                <w:color w:val="000000" w:themeColor="text1"/>
                <w:sz w:val="20"/>
                <w:szCs w:val="26"/>
              </w:rPr>
              <w:t>2013/</w:t>
            </w:r>
            <w:r w:rsidR="00457C34" w:rsidRPr="00165DE0">
              <w:rPr>
                <w:rFonts w:ascii="Times New Roman" w:hAnsi="Times New Roman"/>
                <w:color w:val="000000" w:themeColor="text1"/>
                <w:sz w:val="20"/>
                <w:szCs w:val="26"/>
              </w:rPr>
              <w:t>1</w:t>
            </w:r>
            <w:r w:rsidRPr="00165DE0">
              <w:rPr>
                <w:rFonts w:ascii="Times New Roman" w:hAnsi="Times New Roman"/>
                <w:color w:val="000000" w:themeColor="text1"/>
                <w:sz w:val="20"/>
                <w:szCs w:val="26"/>
              </w:rPr>
              <w:t>4</w:t>
            </w:r>
          </w:p>
        </w:tc>
        <w:tc>
          <w:tcPr>
            <w:tcW w:w="4502" w:type="dxa"/>
          </w:tcPr>
          <w:p w14:paraId="7B54498A" w14:textId="77777777" w:rsidR="00D63909" w:rsidRPr="00165DE0" w:rsidRDefault="00D63909" w:rsidP="00DD63BF">
            <w:pPr>
              <w:spacing w:after="0" w:line="240" w:lineRule="auto"/>
              <w:jc w:val="both"/>
              <w:rPr>
                <w:rFonts w:ascii="Times New Roman" w:hAnsi="Times New Roman"/>
                <w:color w:val="000000" w:themeColor="text1"/>
                <w:sz w:val="20"/>
                <w:szCs w:val="26"/>
              </w:rPr>
            </w:pPr>
            <w:r w:rsidRPr="00165DE0">
              <w:rPr>
                <w:rFonts w:ascii="Times New Roman" w:hAnsi="Times New Roman"/>
                <w:color w:val="000000" w:themeColor="text1"/>
                <w:sz w:val="20"/>
                <w:szCs w:val="26"/>
              </w:rPr>
              <w:t>0.67</w:t>
            </w:r>
          </w:p>
        </w:tc>
      </w:tr>
      <w:tr w:rsidR="00D63909" w:rsidRPr="0014117A" w14:paraId="320E5B29" w14:textId="77777777" w:rsidTr="00FA0269">
        <w:tc>
          <w:tcPr>
            <w:tcW w:w="4514" w:type="dxa"/>
          </w:tcPr>
          <w:p w14:paraId="7CDA54F3" w14:textId="77777777" w:rsidR="00D63909" w:rsidRPr="00165DE0" w:rsidRDefault="00457C34" w:rsidP="00DD63BF">
            <w:pPr>
              <w:spacing w:after="0" w:line="240" w:lineRule="auto"/>
              <w:jc w:val="both"/>
              <w:rPr>
                <w:rFonts w:ascii="Times New Roman" w:hAnsi="Times New Roman"/>
                <w:color w:val="000000" w:themeColor="text1"/>
                <w:sz w:val="20"/>
                <w:szCs w:val="26"/>
              </w:rPr>
            </w:pPr>
            <w:r w:rsidRPr="00165DE0">
              <w:rPr>
                <w:rFonts w:ascii="Times New Roman" w:hAnsi="Times New Roman"/>
                <w:color w:val="000000" w:themeColor="text1"/>
                <w:sz w:val="20"/>
                <w:szCs w:val="26"/>
              </w:rPr>
              <w:t>2015</w:t>
            </w:r>
            <w:r w:rsidR="00D63909" w:rsidRPr="00165DE0">
              <w:rPr>
                <w:rFonts w:ascii="Times New Roman" w:hAnsi="Times New Roman"/>
                <w:color w:val="000000" w:themeColor="text1"/>
                <w:sz w:val="20"/>
                <w:szCs w:val="26"/>
              </w:rPr>
              <w:t>/16</w:t>
            </w:r>
          </w:p>
        </w:tc>
        <w:tc>
          <w:tcPr>
            <w:tcW w:w="4502" w:type="dxa"/>
          </w:tcPr>
          <w:p w14:paraId="5EF9D933" w14:textId="77777777" w:rsidR="00D63909" w:rsidRPr="00165DE0" w:rsidRDefault="00D63909" w:rsidP="00DD63BF">
            <w:pPr>
              <w:spacing w:after="0" w:line="240" w:lineRule="auto"/>
              <w:jc w:val="both"/>
              <w:rPr>
                <w:rFonts w:ascii="Times New Roman" w:hAnsi="Times New Roman"/>
                <w:color w:val="000000" w:themeColor="text1"/>
                <w:sz w:val="20"/>
                <w:szCs w:val="26"/>
              </w:rPr>
            </w:pPr>
            <w:r w:rsidRPr="00165DE0">
              <w:rPr>
                <w:rFonts w:ascii="Times New Roman" w:hAnsi="Times New Roman"/>
                <w:color w:val="000000" w:themeColor="text1"/>
                <w:sz w:val="20"/>
                <w:szCs w:val="26"/>
              </w:rPr>
              <w:t>0.54</w:t>
            </w:r>
          </w:p>
        </w:tc>
      </w:tr>
    </w:tbl>
    <w:p w14:paraId="6BCC015E" w14:textId="36432613" w:rsidR="000606BF" w:rsidRPr="006A51D2" w:rsidRDefault="0031457F" w:rsidP="00DD63BF">
      <w:pPr>
        <w:spacing w:after="0" w:line="240" w:lineRule="auto"/>
        <w:jc w:val="both"/>
        <w:rPr>
          <w:rFonts w:ascii="Times New Roman" w:hAnsi="Times New Roman"/>
          <w:color w:val="000000" w:themeColor="text1"/>
          <w:szCs w:val="26"/>
        </w:rPr>
      </w:pPr>
      <w:r w:rsidRPr="006A51D2">
        <w:rPr>
          <w:rFonts w:ascii="Times New Roman" w:hAnsi="Times New Roman"/>
          <w:color w:val="000000" w:themeColor="text1"/>
          <w:szCs w:val="26"/>
        </w:rPr>
        <w:t xml:space="preserve">Sources: Deloitte Reports </w:t>
      </w:r>
      <w:r w:rsidR="00526D45">
        <w:rPr>
          <w:rFonts w:ascii="Times New Roman" w:hAnsi="Times New Roman"/>
          <w:color w:val="000000" w:themeColor="text1"/>
          <w:szCs w:val="26"/>
        </w:rPr>
        <w:t>(</w:t>
      </w:r>
      <w:r w:rsidRPr="006A51D2">
        <w:rPr>
          <w:rFonts w:ascii="Times New Roman" w:hAnsi="Times New Roman"/>
          <w:color w:val="000000" w:themeColor="text1"/>
          <w:szCs w:val="26"/>
        </w:rPr>
        <w:t>see Appendix</w:t>
      </w:r>
      <w:r w:rsidR="00B60E18" w:rsidRPr="006A51D2">
        <w:rPr>
          <w:rFonts w:ascii="Times New Roman" w:hAnsi="Times New Roman"/>
          <w:color w:val="000000" w:themeColor="text1"/>
          <w:szCs w:val="26"/>
        </w:rPr>
        <w:t xml:space="preserve"> A</w:t>
      </w:r>
      <w:r w:rsidR="00526D45">
        <w:rPr>
          <w:rFonts w:ascii="Times New Roman" w:hAnsi="Times New Roman"/>
          <w:color w:val="000000" w:themeColor="text1"/>
          <w:szCs w:val="26"/>
        </w:rPr>
        <w:t>)</w:t>
      </w:r>
    </w:p>
    <w:p w14:paraId="0C5D6C50" w14:textId="77777777" w:rsidR="008913D4" w:rsidRPr="006A51D2" w:rsidRDefault="008913D4" w:rsidP="00DD63BF">
      <w:pPr>
        <w:spacing w:after="0" w:line="240" w:lineRule="auto"/>
        <w:jc w:val="both"/>
        <w:rPr>
          <w:rFonts w:ascii="Times New Roman" w:hAnsi="Times New Roman"/>
          <w:color w:val="000000" w:themeColor="text1"/>
          <w:sz w:val="26"/>
          <w:szCs w:val="26"/>
        </w:rPr>
      </w:pPr>
    </w:p>
    <w:p w14:paraId="7710E198" w14:textId="117412DF" w:rsidR="008913D4" w:rsidRPr="006A51D2" w:rsidRDefault="00FC1925"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In this paper we present two measures of concentration in English top tier football </w:t>
      </w:r>
      <w:r w:rsidR="0014117A">
        <w:rPr>
          <w:rFonts w:ascii="Times New Roman" w:hAnsi="Times New Roman"/>
          <w:color w:val="000000" w:themeColor="text1"/>
          <w:sz w:val="26"/>
          <w:szCs w:val="26"/>
        </w:rPr>
        <w:t>(</w:t>
      </w:r>
      <w:r w:rsidRPr="006A51D2">
        <w:rPr>
          <w:rFonts w:ascii="Times New Roman" w:hAnsi="Times New Roman"/>
          <w:color w:val="000000" w:themeColor="text1"/>
          <w:sz w:val="26"/>
          <w:szCs w:val="26"/>
        </w:rPr>
        <w:t>see Appendix B</w:t>
      </w:r>
      <w:r w:rsidR="004C065A" w:rsidRPr="006A51D2">
        <w:rPr>
          <w:rFonts w:ascii="Times New Roman" w:hAnsi="Times New Roman"/>
          <w:color w:val="000000" w:themeColor="text1"/>
          <w:sz w:val="26"/>
          <w:szCs w:val="26"/>
        </w:rPr>
        <w:t xml:space="preserve"> for the formulae used</w:t>
      </w:r>
      <w:r w:rsidR="0014117A">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The first involves a </w:t>
      </w:r>
      <w:r w:rsidRPr="006A51D2">
        <w:rPr>
          <w:rFonts w:ascii="Times New Roman" w:hAnsi="Times New Roman"/>
          <w:b/>
          <w:color w:val="000000" w:themeColor="text1"/>
          <w:sz w:val="26"/>
          <w:szCs w:val="26"/>
        </w:rPr>
        <w:t xml:space="preserve">single index of concentration </w:t>
      </w:r>
      <w:r w:rsidRPr="006A51D2">
        <w:rPr>
          <w:rFonts w:ascii="Times New Roman" w:hAnsi="Times New Roman"/>
          <w:color w:val="000000" w:themeColor="text1"/>
          <w:sz w:val="26"/>
          <w:szCs w:val="26"/>
        </w:rPr>
        <w:t>which measures the degree to which the same four teams occupy the top four positions over a five</w:t>
      </w:r>
      <w:r w:rsidR="0014117A">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year period. The minimum number of clubs finishing in the top four over a </w:t>
      </w:r>
      <w:r w:rsidR="00805D78" w:rsidRPr="006A51D2">
        <w:rPr>
          <w:rFonts w:ascii="Times New Roman" w:hAnsi="Times New Roman"/>
          <w:color w:val="000000" w:themeColor="text1"/>
          <w:sz w:val="26"/>
          <w:szCs w:val="26"/>
        </w:rPr>
        <w:t>five</w:t>
      </w:r>
      <w:r w:rsidR="0014117A">
        <w:rPr>
          <w:rFonts w:ascii="Times New Roman" w:hAnsi="Times New Roman"/>
          <w:color w:val="000000" w:themeColor="text1"/>
          <w:sz w:val="26"/>
          <w:szCs w:val="26"/>
        </w:rPr>
        <w:t>-</w:t>
      </w:r>
      <w:r w:rsidR="00805D78" w:rsidRPr="006A51D2">
        <w:rPr>
          <w:rFonts w:ascii="Times New Roman" w:hAnsi="Times New Roman"/>
          <w:color w:val="000000" w:themeColor="text1"/>
          <w:sz w:val="26"/>
          <w:szCs w:val="26"/>
        </w:rPr>
        <w:t xml:space="preserve">year period </w:t>
      </w:r>
      <w:r w:rsidRPr="006A51D2">
        <w:rPr>
          <w:rFonts w:ascii="Times New Roman" w:hAnsi="Times New Roman"/>
          <w:color w:val="000000" w:themeColor="text1"/>
          <w:sz w:val="26"/>
          <w:szCs w:val="26"/>
        </w:rPr>
        <w:t xml:space="preserve">would be four: in other words the </w:t>
      </w:r>
      <w:r w:rsidRPr="006A51D2">
        <w:rPr>
          <w:rFonts w:ascii="Times New Roman" w:hAnsi="Times New Roman"/>
          <w:b/>
          <w:color w:val="000000" w:themeColor="text1"/>
          <w:sz w:val="26"/>
          <w:szCs w:val="26"/>
        </w:rPr>
        <w:t>same</w:t>
      </w:r>
      <w:r w:rsidRPr="006A51D2">
        <w:rPr>
          <w:rFonts w:ascii="Times New Roman" w:hAnsi="Times New Roman"/>
          <w:color w:val="000000" w:themeColor="text1"/>
          <w:sz w:val="26"/>
          <w:szCs w:val="26"/>
        </w:rPr>
        <w:t xml:space="preserve"> clubs occupy the top four p</w:t>
      </w:r>
      <w:r w:rsidR="00AE73D6" w:rsidRPr="006A51D2">
        <w:rPr>
          <w:rFonts w:ascii="Times New Roman" w:hAnsi="Times New Roman"/>
          <w:color w:val="000000" w:themeColor="text1"/>
          <w:sz w:val="26"/>
          <w:szCs w:val="26"/>
        </w:rPr>
        <w:t>ositions in the league in all five</w:t>
      </w:r>
      <w:r w:rsidRPr="006A51D2">
        <w:rPr>
          <w:rFonts w:ascii="Times New Roman" w:hAnsi="Times New Roman"/>
          <w:color w:val="000000" w:themeColor="text1"/>
          <w:sz w:val="26"/>
          <w:szCs w:val="26"/>
        </w:rPr>
        <w:t xml:space="preserve"> seasons. Our index in this situation would take a value of 1. The maximum number of clubs that could finish </w:t>
      </w:r>
      <w:r w:rsidR="00AE73D6" w:rsidRPr="006A51D2">
        <w:rPr>
          <w:rFonts w:ascii="Times New Roman" w:hAnsi="Times New Roman"/>
          <w:color w:val="000000" w:themeColor="text1"/>
          <w:sz w:val="26"/>
          <w:szCs w:val="26"/>
        </w:rPr>
        <w:t>in the top-four positions over five</w:t>
      </w:r>
      <w:r w:rsidR="002750FD" w:rsidRPr="006A51D2">
        <w:rPr>
          <w:rFonts w:ascii="Times New Roman" w:hAnsi="Times New Roman"/>
          <w:color w:val="000000" w:themeColor="text1"/>
          <w:sz w:val="26"/>
          <w:szCs w:val="26"/>
        </w:rPr>
        <w:t xml:space="preserve"> seasons would be twenty</w:t>
      </w:r>
      <w:r w:rsidRPr="006A51D2">
        <w:rPr>
          <w:rFonts w:ascii="Times New Roman" w:hAnsi="Times New Roman"/>
          <w:color w:val="000000" w:themeColor="text1"/>
          <w:sz w:val="26"/>
          <w:szCs w:val="26"/>
        </w:rPr>
        <w:t>: in this case no club finished in the top-four finishin</w:t>
      </w:r>
      <w:r w:rsidR="00AE73D6" w:rsidRPr="006A51D2">
        <w:rPr>
          <w:rFonts w:ascii="Times New Roman" w:hAnsi="Times New Roman"/>
          <w:color w:val="000000" w:themeColor="text1"/>
          <w:sz w:val="26"/>
          <w:szCs w:val="26"/>
        </w:rPr>
        <w:t>g positions more than once in five</w:t>
      </w:r>
      <w:r w:rsidRPr="006A51D2">
        <w:rPr>
          <w:rFonts w:ascii="Times New Roman" w:hAnsi="Times New Roman"/>
          <w:color w:val="000000" w:themeColor="text1"/>
          <w:sz w:val="26"/>
          <w:szCs w:val="26"/>
        </w:rPr>
        <w:t xml:space="preserve"> seasons. Our index would take </w:t>
      </w:r>
      <w:r w:rsidR="004C065A" w:rsidRPr="006A51D2">
        <w:rPr>
          <w:rFonts w:ascii="Times New Roman" w:hAnsi="Times New Roman"/>
          <w:color w:val="000000" w:themeColor="text1"/>
          <w:sz w:val="26"/>
          <w:szCs w:val="26"/>
        </w:rPr>
        <w:t>a value of 0 in this situation.</w:t>
      </w:r>
      <w:r w:rsidR="00663AA8" w:rsidRPr="006A51D2">
        <w:rPr>
          <w:rFonts w:ascii="Times New Roman" w:hAnsi="Times New Roman"/>
          <w:color w:val="000000" w:themeColor="text1"/>
          <w:sz w:val="26"/>
          <w:szCs w:val="26"/>
        </w:rPr>
        <w:t xml:space="preserve"> The second measure assesses the degree to which clubs </w:t>
      </w:r>
      <w:r w:rsidR="00805D78" w:rsidRPr="006A51D2">
        <w:rPr>
          <w:rFonts w:ascii="Times New Roman" w:hAnsi="Times New Roman"/>
          <w:color w:val="000000" w:themeColor="text1"/>
          <w:sz w:val="26"/>
          <w:szCs w:val="26"/>
        </w:rPr>
        <w:t xml:space="preserve">either </w:t>
      </w:r>
      <w:r w:rsidR="00663AA8" w:rsidRPr="006A51D2">
        <w:rPr>
          <w:rFonts w:ascii="Times New Roman" w:hAnsi="Times New Roman"/>
          <w:color w:val="000000" w:themeColor="text1"/>
          <w:sz w:val="26"/>
          <w:szCs w:val="26"/>
        </w:rPr>
        <w:t>cluster around the arithmetic mean</w:t>
      </w:r>
      <w:r w:rsidR="00805D78" w:rsidRPr="006A51D2">
        <w:rPr>
          <w:rFonts w:ascii="Times New Roman" w:hAnsi="Times New Roman"/>
          <w:color w:val="000000" w:themeColor="text1"/>
          <w:sz w:val="26"/>
          <w:szCs w:val="26"/>
        </w:rPr>
        <w:t xml:space="preserve"> of points gained in a season</w:t>
      </w:r>
      <w:r w:rsidR="00663AA8" w:rsidRPr="006A51D2">
        <w:rPr>
          <w:rFonts w:ascii="Times New Roman" w:hAnsi="Times New Roman"/>
          <w:color w:val="000000" w:themeColor="text1"/>
          <w:sz w:val="26"/>
          <w:szCs w:val="26"/>
        </w:rPr>
        <w:t xml:space="preserve"> or are widely dispersed in terms of results.</w:t>
      </w:r>
    </w:p>
    <w:p w14:paraId="5DAB8EAF" w14:textId="77777777" w:rsidR="008913D4" w:rsidRPr="007A228F" w:rsidRDefault="002750FD" w:rsidP="00DD63BF">
      <w:pPr>
        <w:pStyle w:val="Heading2"/>
        <w:tabs>
          <w:tab w:val="left" w:pos="567"/>
        </w:tabs>
        <w:spacing w:line="240" w:lineRule="auto"/>
        <w:rPr>
          <w:rFonts w:ascii="Times New Roman" w:eastAsia="Times New Roman" w:hAnsi="Times New Roman" w:cs="Arial"/>
          <w:i w:val="0"/>
          <w:color w:val="000000" w:themeColor="text1"/>
          <w:lang w:eastAsia="de-DE"/>
        </w:rPr>
      </w:pPr>
      <w:r w:rsidRPr="007A228F">
        <w:rPr>
          <w:rFonts w:ascii="Times New Roman" w:eastAsia="Times New Roman" w:hAnsi="Times New Roman" w:cs="Arial"/>
          <w:i w:val="0"/>
          <w:color w:val="000000" w:themeColor="text1"/>
          <w:lang w:eastAsia="de-DE"/>
        </w:rPr>
        <w:t xml:space="preserve">Theoretical Approach: </w:t>
      </w:r>
      <w:r w:rsidR="00731CF5" w:rsidRPr="007A228F">
        <w:rPr>
          <w:rFonts w:ascii="Times New Roman" w:eastAsia="Times New Roman" w:hAnsi="Times New Roman" w:cs="Arial"/>
          <w:i w:val="0"/>
          <w:color w:val="000000" w:themeColor="text1"/>
          <w:lang w:eastAsia="de-DE"/>
        </w:rPr>
        <w:t>Structural Continuity and Conjunctural Change</w:t>
      </w:r>
    </w:p>
    <w:p w14:paraId="198DC331" w14:textId="40F90092" w:rsidR="005944E2" w:rsidRPr="006A51D2" w:rsidRDefault="005944E2"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The analysis presented in this paper was underpinned by a set of theoretical and conceptual points of departure. These suggested that social change is </w:t>
      </w:r>
      <w:r w:rsidRPr="006A51D2">
        <w:rPr>
          <w:rFonts w:ascii="Times New Roman" w:hAnsi="Times New Roman"/>
          <w:b/>
          <w:color w:val="000000" w:themeColor="text1"/>
          <w:sz w:val="26"/>
          <w:szCs w:val="26"/>
        </w:rPr>
        <w:t xml:space="preserve">both </w:t>
      </w:r>
      <w:r w:rsidRPr="006A51D2">
        <w:rPr>
          <w:rFonts w:ascii="Times New Roman" w:hAnsi="Times New Roman"/>
          <w:color w:val="000000" w:themeColor="text1"/>
          <w:sz w:val="26"/>
          <w:szCs w:val="26"/>
        </w:rPr>
        <w:t xml:space="preserve">an empirical process </w:t>
      </w:r>
      <w:r w:rsidRPr="006A51D2">
        <w:rPr>
          <w:rFonts w:ascii="Times New Roman" w:hAnsi="Times New Roman"/>
          <w:b/>
          <w:color w:val="000000" w:themeColor="text1"/>
          <w:sz w:val="26"/>
          <w:szCs w:val="26"/>
        </w:rPr>
        <w:t xml:space="preserve">and </w:t>
      </w:r>
      <w:r w:rsidRPr="006A51D2">
        <w:rPr>
          <w:rFonts w:ascii="Times New Roman" w:hAnsi="Times New Roman"/>
          <w:color w:val="000000" w:themeColor="text1"/>
          <w:sz w:val="26"/>
          <w:szCs w:val="26"/>
        </w:rPr>
        <w:t>that it often occurs over relat</w:t>
      </w:r>
      <w:r w:rsidR="007A2BED" w:rsidRPr="006A51D2">
        <w:rPr>
          <w:rFonts w:ascii="Times New Roman" w:hAnsi="Times New Roman"/>
          <w:color w:val="000000" w:themeColor="text1"/>
          <w:sz w:val="26"/>
          <w:szCs w:val="26"/>
        </w:rPr>
        <w:t>ively long periods of time. It wa</w:t>
      </w:r>
      <w:r w:rsidRPr="006A51D2">
        <w:rPr>
          <w:rFonts w:ascii="Times New Roman" w:hAnsi="Times New Roman"/>
          <w:color w:val="000000" w:themeColor="text1"/>
          <w:sz w:val="26"/>
          <w:szCs w:val="26"/>
        </w:rPr>
        <w:t>s influenced by the templates set out by the Annales School</w:t>
      </w:r>
      <w:r w:rsidRPr="006A51D2">
        <w:rPr>
          <w:rStyle w:val="FootnoteReference"/>
          <w:rFonts w:ascii="Times New Roman" w:hAnsi="Times New Roman"/>
          <w:color w:val="000000" w:themeColor="text1"/>
          <w:sz w:val="26"/>
          <w:szCs w:val="26"/>
        </w:rPr>
        <w:footnoteReference w:id="4"/>
      </w:r>
      <w:r w:rsidRPr="006A51D2">
        <w:rPr>
          <w:rFonts w:ascii="Times New Roman" w:hAnsi="Times New Roman"/>
          <w:color w:val="000000" w:themeColor="text1"/>
          <w:sz w:val="26"/>
          <w:szCs w:val="26"/>
        </w:rPr>
        <w:t xml:space="preserve"> of structural history</w:t>
      </w:r>
      <w:r w:rsidR="00260360" w:rsidRPr="006A51D2">
        <w:rPr>
          <w:rFonts w:ascii="Times New Roman" w:hAnsi="Times New Roman"/>
          <w:color w:val="000000" w:themeColor="text1"/>
          <w:sz w:val="26"/>
          <w:szCs w:val="26"/>
        </w:rPr>
        <w:t xml:space="preserve">. In this approach, </w:t>
      </w:r>
      <w:r w:rsidRPr="006A51D2">
        <w:rPr>
          <w:rFonts w:ascii="Times New Roman" w:hAnsi="Times New Roman"/>
          <w:color w:val="000000" w:themeColor="text1"/>
          <w:sz w:val="26"/>
          <w:szCs w:val="26"/>
        </w:rPr>
        <w:t>a distinction is made between ‘events’</w:t>
      </w:r>
      <w:r w:rsidR="00260360" w:rsidRPr="006A51D2">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which comprise i</w:t>
      </w:r>
      <w:r w:rsidR="00260360" w:rsidRPr="006A51D2">
        <w:rPr>
          <w:rFonts w:ascii="Times New Roman" w:hAnsi="Times New Roman"/>
          <w:color w:val="000000" w:themeColor="text1"/>
          <w:sz w:val="26"/>
          <w:szCs w:val="26"/>
        </w:rPr>
        <w:t>mmediate phenomena of interest f</w:t>
      </w:r>
      <w:r w:rsidRPr="006A51D2">
        <w:rPr>
          <w:rFonts w:ascii="Times New Roman" w:hAnsi="Times New Roman"/>
          <w:color w:val="000000" w:themeColor="text1"/>
          <w:sz w:val="26"/>
          <w:szCs w:val="26"/>
        </w:rPr>
        <w:t>o</w:t>
      </w:r>
      <w:r w:rsidR="00260360" w:rsidRPr="006A51D2">
        <w:rPr>
          <w:rFonts w:ascii="Times New Roman" w:hAnsi="Times New Roman"/>
          <w:color w:val="000000" w:themeColor="text1"/>
          <w:sz w:val="26"/>
          <w:szCs w:val="26"/>
        </w:rPr>
        <w:t>r</w:t>
      </w:r>
      <w:r w:rsidRPr="006A51D2">
        <w:rPr>
          <w:rFonts w:ascii="Times New Roman" w:hAnsi="Times New Roman"/>
          <w:color w:val="000000" w:themeColor="text1"/>
          <w:sz w:val="26"/>
          <w:szCs w:val="26"/>
        </w:rPr>
        <w:t xml:space="preserve"> traditional forms of historical analysis</w:t>
      </w:r>
      <w:r w:rsidR="007A2BED" w:rsidRPr="006A51D2">
        <w:rPr>
          <w:rFonts w:ascii="Times New Roman" w:hAnsi="Times New Roman"/>
          <w:color w:val="000000" w:themeColor="text1"/>
          <w:sz w:val="26"/>
          <w:szCs w:val="26"/>
        </w:rPr>
        <w:t xml:space="preserve">, </w:t>
      </w:r>
      <w:r w:rsidRPr="006A51D2">
        <w:rPr>
          <w:rFonts w:ascii="Times New Roman" w:hAnsi="Times New Roman"/>
          <w:color w:val="000000" w:themeColor="text1"/>
          <w:sz w:val="26"/>
          <w:szCs w:val="26"/>
        </w:rPr>
        <w:t xml:space="preserve">and both ‘structures’ and ‘conjunctures’. ‘Structures’ represent longstanding features of societies that often exist for lengthy periods of over a century in duration. Examples include the separate household structure in Western Europe since the late Middle Ages and factory production as an emblematic mode of economic </w:t>
      </w:r>
      <w:r w:rsidR="00ED7AF3" w:rsidRPr="006A51D2">
        <w:rPr>
          <w:rFonts w:ascii="Times New Roman" w:hAnsi="Times New Roman"/>
          <w:color w:val="000000" w:themeColor="text1"/>
          <w:sz w:val="26"/>
          <w:szCs w:val="26"/>
        </w:rPr>
        <w:t>organi</w:t>
      </w:r>
      <w:r w:rsidR="00ED7AF3">
        <w:rPr>
          <w:rFonts w:ascii="Times New Roman" w:hAnsi="Times New Roman"/>
          <w:color w:val="000000" w:themeColor="text1"/>
          <w:sz w:val="26"/>
          <w:szCs w:val="26"/>
        </w:rPr>
        <w:t>s</w:t>
      </w:r>
      <w:r w:rsidR="00ED7AF3" w:rsidRPr="006A51D2">
        <w:rPr>
          <w:rFonts w:ascii="Times New Roman" w:hAnsi="Times New Roman"/>
          <w:color w:val="000000" w:themeColor="text1"/>
          <w:sz w:val="26"/>
          <w:szCs w:val="26"/>
        </w:rPr>
        <w:t xml:space="preserve">ation </w:t>
      </w:r>
      <w:r w:rsidRPr="006A51D2">
        <w:rPr>
          <w:rFonts w:ascii="Times New Roman" w:hAnsi="Times New Roman"/>
          <w:color w:val="000000" w:themeColor="text1"/>
          <w:sz w:val="26"/>
          <w:szCs w:val="26"/>
        </w:rPr>
        <w:t>since the early nineteenth century. ‘Conjunctures’ are shorter periods of time and correspond closely to ‘eras’ in everyday discourse: they are periods of relative stability in social forms but are set within deeper longer-term sedimente</w:t>
      </w:r>
      <w:r w:rsidR="00ED1723" w:rsidRPr="006A51D2">
        <w:rPr>
          <w:rFonts w:ascii="Times New Roman" w:hAnsi="Times New Roman"/>
          <w:color w:val="000000" w:themeColor="text1"/>
          <w:sz w:val="26"/>
          <w:szCs w:val="26"/>
        </w:rPr>
        <w:t xml:space="preserve">d structures </w:t>
      </w:r>
      <w:r w:rsidR="0014117A">
        <w:rPr>
          <w:rFonts w:ascii="Times New Roman" w:hAnsi="Times New Roman"/>
          <w:color w:val="000000" w:themeColor="text1"/>
          <w:sz w:val="26"/>
          <w:szCs w:val="26"/>
        </w:rPr>
        <w:t>(</w:t>
      </w:r>
      <w:r w:rsidR="00ED1723" w:rsidRPr="006A51D2">
        <w:rPr>
          <w:rFonts w:ascii="Times New Roman" w:hAnsi="Times New Roman"/>
          <w:color w:val="000000" w:themeColor="text1"/>
          <w:sz w:val="26"/>
          <w:szCs w:val="26"/>
        </w:rPr>
        <w:t>the ‘longue durée</w:t>
      </w:r>
      <w:r w:rsidR="00B534CA" w:rsidRPr="006A51D2">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in </w:t>
      </w:r>
      <w:r w:rsidR="00ED1723" w:rsidRPr="006A51D2">
        <w:rPr>
          <w:rFonts w:ascii="Times New Roman" w:hAnsi="Times New Roman"/>
          <w:color w:val="000000" w:themeColor="text1"/>
          <w:sz w:val="26"/>
          <w:szCs w:val="26"/>
        </w:rPr>
        <w:t xml:space="preserve">the terminology </w:t>
      </w:r>
      <w:r w:rsidR="00ED1723" w:rsidRPr="006A51D2">
        <w:rPr>
          <w:rFonts w:ascii="Times New Roman" w:hAnsi="Times New Roman"/>
          <w:color w:val="000000" w:themeColor="text1"/>
          <w:sz w:val="26"/>
          <w:szCs w:val="26"/>
        </w:rPr>
        <w:lastRenderedPageBreak/>
        <w:t>of the Annales S</w:t>
      </w:r>
      <w:r w:rsidRPr="006A51D2">
        <w:rPr>
          <w:rFonts w:ascii="Times New Roman" w:hAnsi="Times New Roman"/>
          <w:color w:val="000000" w:themeColor="text1"/>
          <w:sz w:val="26"/>
          <w:szCs w:val="26"/>
        </w:rPr>
        <w:t>chool</w:t>
      </w:r>
      <w:r w:rsidR="0014117A">
        <w:rPr>
          <w:rFonts w:ascii="Times New Roman" w:hAnsi="Times New Roman"/>
          <w:color w:val="000000" w:themeColor="text1"/>
          <w:sz w:val="26"/>
          <w:szCs w:val="26"/>
        </w:rPr>
        <w:t>)</w:t>
      </w:r>
      <w:r w:rsidRPr="006A51D2">
        <w:rPr>
          <w:rFonts w:ascii="Times New Roman" w:hAnsi="Times New Roman"/>
          <w:color w:val="000000" w:themeColor="text1"/>
          <w:sz w:val="26"/>
          <w:szCs w:val="26"/>
        </w:rPr>
        <w:t>. Both structures and conjunctures are distinct from the immediate daily flux of events and point to much longer periods of continuity and change.</w:t>
      </w:r>
    </w:p>
    <w:p w14:paraId="6E85ECB0" w14:textId="4F5B8813" w:rsidR="00C2219C" w:rsidRPr="006A51D2" w:rsidRDefault="005944E2"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Based upon this model, we have t</w:t>
      </w:r>
      <w:r w:rsidR="000A3541" w:rsidRPr="006A51D2">
        <w:rPr>
          <w:rFonts w:ascii="Times New Roman" w:hAnsi="Times New Roman"/>
          <w:color w:val="000000" w:themeColor="text1"/>
          <w:sz w:val="26"/>
          <w:szCs w:val="26"/>
        </w:rPr>
        <w:t>aken the years from 1890 to 2017</w:t>
      </w:r>
      <w:r w:rsidRPr="006A51D2">
        <w:rPr>
          <w:rFonts w:ascii="Times New Roman" w:hAnsi="Times New Roman"/>
          <w:color w:val="000000" w:themeColor="text1"/>
          <w:sz w:val="26"/>
          <w:szCs w:val="26"/>
        </w:rPr>
        <w:t xml:space="preserve"> as one ‘structural’ entity: the period of professional competitive league football in England. </w:t>
      </w:r>
      <w:r w:rsidR="00DF0A69" w:rsidRPr="006A51D2">
        <w:rPr>
          <w:rFonts w:ascii="Times New Roman" w:hAnsi="Times New Roman"/>
          <w:color w:val="000000" w:themeColor="text1"/>
          <w:sz w:val="26"/>
          <w:szCs w:val="26"/>
        </w:rPr>
        <w:t xml:space="preserve">During this period, English football clubs were organized as privately-owned capitalist enterprises </w:t>
      </w:r>
      <w:r w:rsidR="004F3B9F">
        <w:rPr>
          <w:rFonts w:ascii="Times New Roman" w:hAnsi="Times New Roman"/>
          <w:color w:val="000000" w:themeColor="text1"/>
          <w:sz w:val="26"/>
          <w:szCs w:val="26"/>
        </w:rPr>
        <w:t>(</w:t>
      </w:r>
      <w:r w:rsidR="00DF0A69" w:rsidRPr="006A51D2">
        <w:rPr>
          <w:rFonts w:ascii="Times New Roman" w:hAnsi="Times New Roman"/>
          <w:color w:val="000000" w:themeColor="text1"/>
          <w:sz w:val="26"/>
          <w:szCs w:val="26"/>
        </w:rPr>
        <w:t>se</w:t>
      </w:r>
      <w:r w:rsidR="0020692B" w:rsidRPr="006A51D2">
        <w:rPr>
          <w:rFonts w:ascii="Times New Roman" w:hAnsi="Times New Roman"/>
          <w:color w:val="000000" w:themeColor="text1"/>
          <w:sz w:val="26"/>
          <w:szCs w:val="26"/>
        </w:rPr>
        <w:t>e Mason, 1980 and Tischler, 1981</w:t>
      </w:r>
      <w:r w:rsidR="004F3B9F">
        <w:rPr>
          <w:rFonts w:ascii="Times New Roman" w:hAnsi="Times New Roman"/>
          <w:color w:val="000000" w:themeColor="text1"/>
          <w:sz w:val="26"/>
          <w:szCs w:val="26"/>
        </w:rPr>
        <w:t>)</w:t>
      </w:r>
      <w:r w:rsidR="00DF0A69" w:rsidRPr="006A51D2">
        <w:rPr>
          <w:rFonts w:ascii="Times New Roman" w:hAnsi="Times New Roman"/>
          <w:color w:val="000000" w:themeColor="text1"/>
          <w:sz w:val="26"/>
          <w:szCs w:val="26"/>
        </w:rPr>
        <w:t xml:space="preserve"> wit</w:t>
      </w:r>
      <w:r w:rsidR="0010776E" w:rsidRPr="006A51D2">
        <w:rPr>
          <w:rFonts w:ascii="Times New Roman" w:hAnsi="Times New Roman"/>
          <w:color w:val="000000" w:themeColor="text1"/>
          <w:sz w:val="26"/>
          <w:szCs w:val="26"/>
        </w:rPr>
        <w:t>h a small number of large share</w:t>
      </w:r>
      <w:r w:rsidR="00DF0A69" w:rsidRPr="006A51D2">
        <w:rPr>
          <w:rFonts w:ascii="Times New Roman" w:hAnsi="Times New Roman"/>
          <w:color w:val="000000" w:themeColor="text1"/>
          <w:sz w:val="26"/>
          <w:szCs w:val="26"/>
        </w:rPr>
        <w:t>holders who</w:t>
      </w:r>
      <w:r w:rsidR="0010776E" w:rsidRPr="006A51D2">
        <w:rPr>
          <w:rFonts w:ascii="Times New Roman" w:hAnsi="Times New Roman"/>
          <w:color w:val="000000" w:themeColor="text1"/>
          <w:sz w:val="26"/>
          <w:szCs w:val="26"/>
        </w:rPr>
        <w:t>,</w:t>
      </w:r>
      <w:r w:rsidR="00DF0A69" w:rsidRPr="006A51D2">
        <w:rPr>
          <w:rFonts w:ascii="Times New Roman" w:hAnsi="Times New Roman"/>
          <w:color w:val="000000" w:themeColor="text1"/>
          <w:sz w:val="26"/>
          <w:szCs w:val="26"/>
        </w:rPr>
        <w:t xml:space="preserve"> as Directors of these clubs</w:t>
      </w:r>
      <w:r w:rsidR="0010776E" w:rsidRPr="006A51D2">
        <w:rPr>
          <w:rFonts w:ascii="Times New Roman" w:hAnsi="Times New Roman"/>
          <w:color w:val="000000" w:themeColor="text1"/>
          <w:sz w:val="26"/>
          <w:szCs w:val="26"/>
        </w:rPr>
        <w:t>,</w:t>
      </w:r>
      <w:r w:rsidR="00DF0A69" w:rsidRPr="006A51D2">
        <w:rPr>
          <w:rFonts w:ascii="Times New Roman" w:hAnsi="Times New Roman"/>
          <w:color w:val="000000" w:themeColor="text1"/>
          <w:sz w:val="26"/>
          <w:szCs w:val="26"/>
        </w:rPr>
        <w:t xml:space="preserve"> controlled their finances. This </w:t>
      </w:r>
      <w:r w:rsidR="0010776E" w:rsidRPr="006A51D2">
        <w:rPr>
          <w:rFonts w:ascii="Times New Roman" w:hAnsi="Times New Roman"/>
          <w:color w:val="000000" w:themeColor="text1"/>
          <w:sz w:val="26"/>
          <w:szCs w:val="26"/>
        </w:rPr>
        <w:t xml:space="preserve">social </w:t>
      </w:r>
      <w:r w:rsidR="00DF0A69" w:rsidRPr="006A51D2">
        <w:rPr>
          <w:rFonts w:ascii="Times New Roman" w:hAnsi="Times New Roman"/>
          <w:color w:val="000000" w:themeColor="text1"/>
          <w:sz w:val="26"/>
          <w:szCs w:val="26"/>
        </w:rPr>
        <w:t xml:space="preserve">class basis to </w:t>
      </w:r>
      <w:r w:rsidR="0010776E" w:rsidRPr="006A51D2">
        <w:rPr>
          <w:rFonts w:ascii="Times New Roman" w:hAnsi="Times New Roman"/>
          <w:color w:val="000000" w:themeColor="text1"/>
          <w:sz w:val="26"/>
          <w:szCs w:val="26"/>
        </w:rPr>
        <w:t xml:space="preserve">the ownership of </w:t>
      </w:r>
      <w:r w:rsidR="00DF0A69" w:rsidRPr="006A51D2">
        <w:rPr>
          <w:rFonts w:ascii="Times New Roman" w:hAnsi="Times New Roman"/>
          <w:color w:val="000000" w:themeColor="text1"/>
          <w:sz w:val="26"/>
          <w:szCs w:val="26"/>
        </w:rPr>
        <w:t xml:space="preserve">professional football in England was reinforced </w:t>
      </w:r>
      <w:r w:rsidR="0010776E" w:rsidRPr="006A51D2">
        <w:rPr>
          <w:rFonts w:ascii="Times New Roman" w:hAnsi="Times New Roman"/>
          <w:color w:val="000000" w:themeColor="text1"/>
          <w:sz w:val="26"/>
          <w:szCs w:val="26"/>
        </w:rPr>
        <w:t xml:space="preserve">physically </w:t>
      </w:r>
      <w:r w:rsidR="00DF0A69" w:rsidRPr="006A51D2">
        <w:rPr>
          <w:rFonts w:ascii="Times New Roman" w:hAnsi="Times New Roman"/>
          <w:color w:val="000000" w:themeColor="text1"/>
          <w:sz w:val="26"/>
          <w:szCs w:val="26"/>
        </w:rPr>
        <w:t>within the</w:t>
      </w:r>
      <w:r w:rsidR="0010776E" w:rsidRPr="006A51D2">
        <w:rPr>
          <w:rFonts w:ascii="Times New Roman" w:hAnsi="Times New Roman"/>
          <w:color w:val="000000" w:themeColor="text1"/>
          <w:sz w:val="26"/>
          <w:szCs w:val="26"/>
        </w:rPr>
        <w:t xml:space="preserve"> internal spatial </w:t>
      </w:r>
      <w:r w:rsidR="00ED7AF3" w:rsidRPr="006A51D2">
        <w:rPr>
          <w:rFonts w:ascii="Times New Roman" w:hAnsi="Times New Roman"/>
          <w:color w:val="000000" w:themeColor="text1"/>
          <w:sz w:val="26"/>
          <w:szCs w:val="26"/>
        </w:rPr>
        <w:t>organi</w:t>
      </w:r>
      <w:r w:rsidR="00ED7AF3">
        <w:rPr>
          <w:rFonts w:ascii="Times New Roman" w:hAnsi="Times New Roman"/>
          <w:color w:val="000000" w:themeColor="text1"/>
          <w:sz w:val="26"/>
          <w:szCs w:val="26"/>
        </w:rPr>
        <w:t>s</w:t>
      </w:r>
      <w:r w:rsidR="00ED7AF3" w:rsidRPr="006A51D2">
        <w:rPr>
          <w:rFonts w:ascii="Times New Roman" w:hAnsi="Times New Roman"/>
          <w:color w:val="000000" w:themeColor="text1"/>
          <w:sz w:val="26"/>
          <w:szCs w:val="26"/>
        </w:rPr>
        <w:t xml:space="preserve">ation </w:t>
      </w:r>
      <w:r w:rsidR="0010776E" w:rsidRPr="006A51D2">
        <w:rPr>
          <w:rFonts w:ascii="Times New Roman" w:hAnsi="Times New Roman"/>
          <w:color w:val="000000" w:themeColor="text1"/>
          <w:sz w:val="26"/>
          <w:szCs w:val="26"/>
        </w:rPr>
        <w:t>of</w:t>
      </w:r>
      <w:r w:rsidR="00DF0A69" w:rsidRPr="006A51D2">
        <w:rPr>
          <w:rFonts w:ascii="Times New Roman" w:hAnsi="Times New Roman"/>
          <w:color w:val="000000" w:themeColor="text1"/>
          <w:sz w:val="26"/>
          <w:szCs w:val="26"/>
        </w:rPr>
        <w:t xml:space="preserve"> </w:t>
      </w:r>
      <w:r w:rsidR="00142D09" w:rsidRPr="006A51D2">
        <w:rPr>
          <w:rFonts w:ascii="Times New Roman" w:hAnsi="Times New Roman"/>
          <w:color w:val="000000" w:themeColor="text1"/>
          <w:sz w:val="26"/>
          <w:szCs w:val="26"/>
        </w:rPr>
        <w:t xml:space="preserve">the </w:t>
      </w:r>
      <w:r w:rsidR="00DF0A69" w:rsidRPr="006A51D2">
        <w:rPr>
          <w:rFonts w:ascii="Times New Roman" w:hAnsi="Times New Roman"/>
          <w:color w:val="000000" w:themeColor="text1"/>
          <w:sz w:val="26"/>
          <w:szCs w:val="26"/>
        </w:rPr>
        <w:t>stadia themselves, where separate areas of seating and facilities wit</w:t>
      </w:r>
      <w:r w:rsidR="007A2BED" w:rsidRPr="006A51D2">
        <w:rPr>
          <w:rFonts w:ascii="Times New Roman" w:hAnsi="Times New Roman"/>
          <w:color w:val="000000" w:themeColor="text1"/>
          <w:sz w:val="26"/>
          <w:szCs w:val="26"/>
        </w:rPr>
        <w:t>hin the stands catered for the owners’</w:t>
      </w:r>
      <w:r w:rsidR="00DF0A69" w:rsidRPr="006A51D2">
        <w:rPr>
          <w:rFonts w:ascii="Times New Roman" w:hAnsi="Times New Roman"/>
          <w:color w:val="000000" w:themeColor="text1"/>
          <w:sz w:val="26"/>
          <w:szCs w:val="26"/>
        </w:rPr>
        <w:t xml:space="preserve"> match-day needs. </w:t>
      </w:r>
      <w:r w:rsidRPr="006A51D2">
        <w:rPr>
          <w:rFonts w:ascii="Times New Roman" w:hAnsi="Times New Roman"/>
          <w:color w:val="000000" w:themeColor="text1"/>
          <w:sz w:val="26"/>
          <w:szCs w:val="26"/>
        </w:rPr>
        <w:t xml:space="preserve">Our analyses explore the extent to which there have been significant changes in </w:t>
      </w:r>
      <w:r w:rsidR="00DF0A69" w:rsidRPr="006A51D2">
        <w:rPr>
          <w:rFonts w:ascii="Times New Roman" w:hAnsi="Times New Roman"/>
          <w:color w:val="000000" w:themeColor="text1"/>
          <w:sz w:val="26"/>
          <w:szCs w:val="26"/>
        </w:rPr>
        <w:t>competitive balance between top-</w:t>
      </w:r>
      <w:r w:rsidRPr="006A51D2">
        <w:rPr>
          <w:rFonts w:ascii="Times New Roman" w:hAnsi="Times New Roman"/>
          <w:color w:val="000000" w:themeColor="text1"/>
          <w:sz w:val="26"/>
          <w:szCs w:val="26"/>
        </w:rPr>
        <w:t xml:space="preserve">tier clubs in England during this period. We also examine subdivisions within this overall ‘longue durée’ of English top tier league football. These comprise </w:t>
      </w:r>
      <w:r w:rsidR="00DF0A69" w:rsidRPr="006A51D2">
        <w:rPr>
          <w:rFonts w:ascii="Times New Roman" w:hAnsi="Times New Roman"/>
          <w:color w:val="000000" w:themeColor="text1"/>
          <w:sz w:val="26"/>
          <w:szCs w:val="26"/>
        </w:rPr>
        <w:t>conjun</w:t>
      </w:r>
      <w:r w:rsidR="00091347" w:rsidRPr="006A51D2">
        <w:rPr>
          <w:rFonts w:ascii="Times New Roman" w:hAnsi="Times New Roman"/>
          <w:color w:val="000000" w:themeColor="text1"/>
          <w:sz w:val="26"/>
          <w:szCs w:val="26"/>
        </w:rPr>
        <w:t>c</w:t>
      </w:r>
      <w:r w:rsidR="00DF0A69" w:rsidRPr="006A51D2">
        <w:rPr>
          <w:rFonts w:ascii="Times New Roman" w:hAnsi="Times New Roman"/>
          <w:color w:val="000000" w:themeColor="text1"/>
          <w:sz w:val="26"/>
          <w:szCs w:val="26"/>
        </w:rPr>
        <w:t>tures</w:t>
      </w:r>
      <w:r w:rsidRPr="006A51D2">
        <w:rPr>
          <w:rFonts w:ascii="Times New Roman" w:hAnsi="Times New Roman"/>
          <w:color w:val="000000" w:themeColor="text1"/>
          <w:sz w:val="26"/>
          <w:szCs w:val="26"/>
        </w:rPr>
        <w:t xml:space="preserve"> which represent significant discontinuities within the overall trajectory of football historically. This style of analysis was pioneered in the area of the sociology of sport by Penn </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2013</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in his comparison of the national origins of footballers, managers and owners in English and Italian football between 1930 and 2010. </w:t>
      </w:r>
    </w:p>
    <w:p w14:paraId="22D61D7E" w14:textId="77777777" w:rsidR="003D39AC" w:rsidRPr="006A51D2" w:rsidRDefault="007E576B"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As has been shown</w:t>
      </w:r>
      <w:r w:rsidR="008913D4" w:rsidRPr="006A51D2">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t</w:t>
      </w:r>
      <w:r w:rsidR="008F3460" w:rsidRPr="006A51D2">
        <w:rPr>
          <w:rFonts w:ascii="Times New Roman" w:hAnsi="Times New Roman"/>
          <w:color w:val="000000" w:themeColor="text1"/>
          <w:sz w:val="26"/>
          <w:szCs w:val="26"/>
        </w:rPr>
        <w:t xml:space="preserve">here has been considerable debate amongst </w:t>
      </w:r>
      <w:r w:rsidR="00B61944" w:rsidRPr="006A51D2">
        <w:rPr>
          <w:rFonts w:ascii="Times New Roman" w:hAnsi="Times New Roman"/>
          <w:color w:val="000000" w:themeColor="text1"/>
          <w:sz w:val="26"/>
          <w:szCs w:val="26"/>
        </w:rPr>
        <w:t>pundits,</w:t>
      </w:r>
      <w:r w:rsidR="008F3460" w:rsidRPr="006A51D2">
        <w:rPr>
          <w:rFonts w:ascii="Times New Roman" w:hAnsi="Times New Roman"/>
          <w:color w:val="000000" w:themeColor="text1"/>
          <w:sz w:val="26"/>
          <w:szCs w:val="26"/>
        </w:rPr>
        <w:t xml:space="preserve"> journalists </w:t>
      </w:r>
      <w:r w:rsidR="00B61944" w:rsidRPr="006A51D2">
        <w:rPr>
          <w:rFonts w:ascii="Times New Roman" w:hAnsi="Times New Roman"/>
          <w:color w:val="000000" w:themeColor="text1"/>
          <w:sz w:val="26"/>
          <w:szCs w:val="26"/>
        </w:rPr>
        <w:t xml:space="preserve">and academics </w:t>
      </w:r>
      <w:r w:rsidR="008F3460" w:rsidRPr="006A51D2">
        <w:rPr>
          <w:rFonts w:ascii="Times New Roman" w:hAnsi="Times New Roman"/>
          <w:color w:val="000000" w:themeColor="text1"/>
          <w:sz w:val="26"/>
          <w:szCs w:val="26"/>
        </w:rPr>
        <w:t>in recent years over the incr</w:t>
      </w:r>
      <w:r w:rsidR="00043666" w:rsidRPr="006A51D2">
        <w:rPr>
          <w:rFonts w:ascii="Times New Roman" w:hAnsi="Times New Roman"/>
          <w:color w:val="000000" w:themeColor="text1"/>
          <w:sz w:val="26"/>
          <w:szCs w:val="26"/>
        </w:rPr>
        <w:t>easing tendency that the top four</w:t>
      </w:r>
      <w:r w:rsidR="008F3460" w:rsidRPr="006A51D2">
        <w:rPr>
          <w:rFonts w:ascii="Times New Roman" w:hAnsi="Times New Roman"/>
          <w:color w:val="000000" w:themeColor="text1"/>
          <w:sz w:val="26"/>
          <w:szCs w:val="26"/>
        </w:rPr>
        <w:t xml:space="preserve"> positions in the Premier League are taken by the same teams year after year. </w:t>
      </w:r>
      <w:r w:rsidR="00E234FE" w:rsidRPr="006A51D2">
        <w:rPr>
          <w:rFonts w:ascii="Times New Roman" w:hAnsi="Times New Roman"/>
          <w:color w:val="000000" w:themeColor="text1"/>
          <w:sz w:val="26"/>
          <w:szCs w:val="26"/>
        </w:rPr>
        <w:t>This is of considerable importance for the competitive performance of such clubs</w:t>
      </w:r>
      <w:r w:rsidR="00E67EB6" w:rsidRPr="006A51D2">
        <w:rPr>
          <w:rFonts w:ascii="Times New Roman" w:hAnsi="Times New Roman"/>
          <w:color w:val="000000" w:themeColor="text1"/>
          <w:sz w:val="26"/>
          <w:szCs w:val="26"/>
        </w:rPr>
        <w:t>,</w:t>
      </w:r>
      <w:r w:rsidR="00E234FE" w:rsidRPr="006A51D2">
        <w:rPr>
          <w:rFonts w:ascii="Times New Roman" w:hAnsi="Times New Roman"/>
          <w:color w:val="000000" w:themeColor="text1"/>
          <w:sz w:val="26"/>
          <w:szCs w:val="26"/>
        </w:rPr>
        <w:t xml:space="preserve"> as finishing in</w:t>
      </w:r>
      <w:r w:rsidR="00E67EB6" w:rsidRPr="006A51D2">
        <w:rPr>
          <w:rFonts w:ascii="Times New Roman" w:hAnsi="Times New Roman"/>
          <w:color w:val="000000" w:themeColor="text1"/>
          <w:sz w:val="26"/>
          <w:szCs w:val="26"/>
        </w:rPr>
        <w:t xml:space="preserve"> one of</w:t>
      </w:r>
      <w:r w:rsidR="00043666" w:rsidRPr="006A51D2">
        <w:rPr>
          <w:rFonts w:ascii="Times New Roman" w:hAnsi="Times New Roman"/>
          <w:color w:val="000000" w:themeColor="text1"/>
          <w:sz w:val="26"/>
          <w:szCs w:val="26"/>
        </w:rPr>
        <w:t xml:space="preserve"> the top four</w:t>
      </w:r>
      <w:r w:rsidR="00E234FE" w:rsidRPr="006A51D2">
        <w:rPr>
          <w:rFonts w:ascii="Times New Roman" w:hAnsi="Times New Roman"/>
          <w:color w:val="000000" w:themeColor="text1"/>
          <w:sz w:val="26"/>
          <w:szCs w:val="26"/>
        </w:rPr>
        <w:t xml:space="preserve"> positions currently guarantee</w:t>
      </w:r>
      <w:r w:rsidR="00E67EB6" w:rsidRPr="006A51D2">
        <w:rPr>
          <w:rFonts w:ascii="Times New Roman" w:hAnsi="Times New Roman"/>
          <w:color w:val="000000" w:themeColor="text1"/>
          <w:sz w:val="26"/>
          <w:szCs w:val="26"/>
        </w:rPr>
        <w:t>s</w:t>
      </w:r>
      <w:r w:rsidR="00E234FE" w:rsidRPr="006A51D2">
        <w:rPr>
          <w:rFonts w:ascii="Times New Roman" w:hAnsi="Times New Roman"/>
          <w:color w:val="000000" w:themeColor="text1"/>
          <w:sz w:val="26"/>
          <w:szCs w:val="26"/>
        </w:rPr>
        <w:t xml:space="preserve"> entry into the lucrative Champions’ League</w:t>
      </w:r>
      <w:r w:rsidRPr="006A51D2">
        <w:rPr>
          <w:rStyle w:val="FootnoteReference"/>
          <w:rFonts w:ascii="Times New Roman" w:hAnsi="Times New Roman"/>
          <w:color w:val="000000" w:themeColor="text1"/>
          <w:sz w:val="26"/>
          <w:szCs w:val="26"/>
        </w:rPr>
        <w:footnoteReference w:id="5"/>
      </w:r>
      <w:r w:rsidR="000A3541" w:rsidRPr="006A51D2">
        <w:rPr>
          <w:rFonts w:ascii="Times New Roman" w:hAnsi="Times New Roman"/>
          <w:color w:val="000000" w:themeColor="text1"/>
          <w:sz w:val="26"/>
          <w:szCs w:val="26"/>
        </w:rPr>
        <w:t>.</w:t>
      </w:r>
      <w:r w:rsidR="00D14AAC" w:rsidRPr="006A51D2">
        <w:rPr>
          <w:rFonts w:ascii="Times New Roman" w:hAnsi="Times New Roman"/>
          <w:color w:val="000000" w:themeColor="text1"/>
          <w:sz w:val="26"/>
          <w:szCs w:val="26"/>
        </w:rPr>
        <w:t xml:space="preserve"> </w:t>
      </w:r>
      <w:r w:rsidR="008F3460" w:rsidRPr="006A51D2">
        <w:rPr>
          <w:rFonts w:ascii="Times New Roman" w:hAnsi="Times New Roman"/>
          <w:color w:val="000000" w:themeColor="text1"/>
          <w:sz w:val="26"/>
          <w:szCs w:val="26"/>
        </w:rPr>
        <w:t xml:space="preserve">However, is this really the case? Few of the protagonists provide systematic data on finishing positions in the top tier of English </w:t>
      </w:r>
      <w:r w:rsidR="00193881" w:rsidRPr="006A51D2">
        <w:rPr>
          <w:rFonts w:ascii="Times New Roman" w:hAnsi="Times New Roman"/>
          <w:color w:val="000000" w:themeColor="text1"/>
          <w:sz w:val="26"/>
          <w:szCs w:val="26"/>
        </w:rPr>
        <w:t xml:space="preserve">football </w:t>
      </w:r>
      <w:r w:rsidR="00043666" w:rsidRPr="006A51D2">
        <w:rPr>
          <w:rFonts w:ascii="Times New Roman" w:hAnsi="Times New Roman"/>
          <w:color w:val="000000" w:themeColor="text1"/>
          <w:sz w:val="26"/>
          <w:szCs w:val="26"/>
        </w:rPr>
        <w:t>over</w:t>
      </w:r>
      <w:r w:rsidR="00193881" w:rsidRPr="006A51D2">
        <w:rPr>
          <w:rFonts w:ascii="Times New Roman" w:hAnsi="Times New Roman"/>
          <w:color w:val="000000" w:themeColor="text1"/>
          <w:sz w:val="26"/>
          <w:szCs w:val="26"/>
        </w:rPr>
        <w:t xml:space="preserve"> the ‘longue durée’</w:t>
      </w:r>
      <w:r w:rsidR="008F3460" w:rsidRPr="006A51D2">
        <w:rPr>
          <w:rFonts w:ascii="Times New Roman" w:hAnsi="Times New Roman"/>
          <w:color w:val="000000" w:themeColor="text1"/>
          <w:sz w:val="26"/>
          <w:szCs w:val="26"/>
        </w:rPr>
        <w:t xml:space="preserve">. The aim of this paper is to examine finishing positions in the top tier of </w:t>
      </w:r>
      <w:r w:rsidR="00193881" w:rsidRPr="006A51D2">
        <w:rPr>
          <w:rFonts w:ascii="Times New Roman" w:hAnsi="Times New Roman"/>
          <w:color w:val="000000" w:themeColor="text1"/>
          <w:sz w:val="26"/>
          <w:szCs w:val="26"/>
        </w:rPr>
        <w:t xml:space="preserve">English </w:t>
      </w:r>
      <w:r w:rsidR="008F3460" w:rsidRPr="006A51D2">
        <w:rPr>
          <w:rFonts w:ascii="Times New Roman" w:hAnsi="Times New Roman"/>
          <w:color w:val="000000" w:themeColor="text1"/>
          <w:sz w:val="26"/>
          <w:szCs w:val="26"/>
        </w:rPr>
        <w:t xml:space="preserve">football since </w:t>
      </w:r>
      <w:r w:rsidR="009C357E" w:rsidRPr="006A51D2">
        <w:rPr>
          <w:rFonts w:ascii="Times New Roman" w:hAnsi="Times New Roman"/>
          <w:color w:val="000000" w:themeColor="text1"/>
          <w:sz w:val="26"/>
          <w:szCs w:val="26"/>
        </w:rPr>
        <w:t xml:space="preserve">the inception of the Premier League in 1992 and to compare this era both with the preceding twenty five years and </w:t>
      </w:r>
      <w:r w:rsidR="000332DC" w:rsidRPr="006A51D2">
        <w:rPr>
          <w:rFonts w:ascii="Times New Roman" w:hAnsi="Times New Roman"/>
          <w:color w:val="000000" w:themeColor="text1"/>
          <w:sz w:val="26"/>
          <w:szCs w:val="26"/>
        </w:rPr>
        <w:t xml:space="preserve">also </w:t>
      </w:r>
      <w:r w:rsidR="009C357E" w:rsidRPr="006A51D2">
        <w:rPr>
          <w:rFonts w:ascii="Times New Roman" w:hAnsi="Times New Roman"/>
          <w:color w:val="000000" w:themeColor="text1"/>
          <w:sz w:val="26"/>
          <w:szCs w:val="26"/>
        </w:rPr>
        <w:t>with the era between 1890 and 1915</w:t>
      </w:r>
      <w:r w:rsidR="0060776A" w:rsidRPr="006A51D2">
        <w:rPr>
          <w:rFonts w:ascii="Times New Roman" w:hAnsi="Times New Roman"/>
          <w:color w:val="000000" w:themeColor="text1"/>
          <w:sz w:val="26"/>
          <w:szCs w:val="26"/>
        </w:rPr>
        <w:t xml:space="preserve">. </w:t>
      </w:r>
    </w:p>
    <w:p w14:paraId="0B362080" w14:textId="1D2E9C94" w:rsidR="00C87392" w:rsidRPr="00ED7AF3" w:rsidRDefault="00C87392" w:rsidP="00DD63BF">
      <w:pPr>
        <w:pStyle w:val="Heading2"/>
        <w:tabs>
          <w:tab w:val="left" w:pos="567"/>
        </w:tabs>
        <w:spacing w:line="240" w:lineRule="auto"/>
        <w:rPr>
          <w:rFonts w:ascii="Times New Roman" w:eastAsia="Times New Roman" w:hAnsi="Times New Roman" w:cs="Arial"/>
          <w:i w:val="0"/>
          <w:color w:val="000000" w:themeColor="text1"/>
          <w:lang w:eastAsia="de-DE"/>
        </w:rPr>
      </w:pPr>
      <w:r w:rsidRPr="00ED7AF3">
        <w:rPr>
          <w:rFonts w:ascii="Times New Roman" w:eastAsia="Times New Roman" w:hAnsi="Times New Roman" w:cs="Arial"/>
          <w:i w:val="0"/>
          <w:color w:val="000000" w:themeColor="text1"/>
          <w:lang w:eastAsia="de-DE"/>
        </w:rPr>
        <w:t xml:space="preserve">Conjuncture A: </w:t>
      </w:r>
      <w:r w:rsidR="000A3541" w:rsidRPr="00ED7AF3">
        <w:rPr>
          <w:rFonts w:ascii="Times New Roman" w:eastAsia="Times New Roman" w:hAnsi="Times New Roman" w:cs="Arial"/>
          <w:i w:val="0"/>
          <w:color w:val="000000" w:themeColor="text1"/>
          <w:lang w:eastAsia="de-DE"/>
        </w:rPr>
        <w:t xml:space="preserve">The Era of the Premier League </w:t>
      </w:r>
      <w:r w:rsidR="004F3B9F" w:rsidRPr="00ED7AF3">
        <w:rPr>
          <w:rFonts w:ascii="Times New Roman" w:eastAsia="Times New Roman" w:hAnsi="Times New Roman" w:cs="Arial"/>
          <w:i w:val="0"/>
          <w:color w:val="000000" w:themeColor="text1"/>
          <w:lang w:eastAsia="de-DE"/>
        </w:rPr>
        <w:t>(</w:t>
      </w:r>
      <w:r w:rsidRPr="00ED7AF3">
        <w:rPr>
          <w:rFonts w:ascii="Times New Roman" w:eastAsia="Times New Roman" w:hAnsi="Times New Roman" w:cs="Arial"/>
          <w:i w:val="0"/>
          <w:color w:val="000000" w:themeColor="text1"/>
          <w:lang w:eastAsia="de-DE"/>
        </w:rPr>
        <w:t>1992-2017</w:t>
      </w:r>
      <w:r w:rsidR="004F3B9F">
        <w:rPr>
          <w:rFonts w:ascii="Times New Roman" w:eastAsia="Times New Roman" w:hAnsi="Times New Roman" w:cs="Arial"/>
          <w:i w:val="0"/>
          <w:color w:val="000000" w:themeColor="text1"/>
          <w:lang w:eastAsia="de-DE"/>
        </w:rPr>
        <w:t>)</w:t>
      </w:r>
      <w:r w:rsidR="000A3541" w:rsidRPr="00ED7AF3">
        <w:rPr>
          <w:rFonts w:ascii="Times New Roman" w:eastAsia="Times New Roman" w:hAnsi="Times New Roman" w:cs="Arial"/>
          <w:i w:val="0"/>
          <w:color w:val="000000" w:themeColor="text1"/>
          <w:lang w:eastAsia="de-DE"/>
        </w:rPr>
        <w:t>.</w:t>
      </w:r>
    </w:p>
    <w:p w14:paraId="36898B0B" w14:textId="5C4B056B" w:rsidR="00EA7D75" w:rsidRPr="006A51D2" w:rsidRDefault="00FC1925"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The P</w:t>
      </w:r>
      <w:r w:rsidR="00C87392" w:rsidRPr="006A51D2">
        <w:rPr>
          <w:rFonts w:ascii="Times New Roman" w:hAnsi="Times New Roman"/>
          <w:color w:val="000000" w:themeColor="text1"/>
          <w:sz w:val="26"/>
          <w:szCs w:val="26"/>
        </w:rPr>
        <w:t>remier League was created in 1992 and its development has been heavily influenced by the increasing significance of satellite television payments to clubs.</w:t>
      </w:r>
      <w:r w:rsidR="009C357E" w:rsidRPr="006A51D2">
        <w:rPr>
          <w:rFonts w:ascii="Times New Roman" w:hAnsi="Times New Roman"/>
          <w:color w:val="000000" w:themeColor="text1"/>
          <w:sz w:val="26"/>
          <w:szCs w:val="26"/>
        </w:rPr>
        <w:t xml:space="preserve"> The initial deal between the Premier League and the television companies </w:t>
      </w:r>
      <w:r w:rsidR="00A56C1C" w:rsidRPr="006A51D2">
        <w:rPr>
          <w:rFonts w:ascii="Times New Roman" w:hAnsi="Times New Roman"/>
          <w:color w:val="000000" w:themeColor="text1"/>
          <w:sz w:val="26"/>
          <w:szCs w:val="26"/>
        </w:rPr>
        <w:t xml:space="preserve">for </w:t>
      </w:r>
      <w:r w:rsidR="00D8640F" w:rsidRPr="006A51D2">
        <w:rPr>
          <w:rFonts w:ascii="Times New Roman" w:hAnsi="Times New Roman"/>
          <w:color w:val="000000" w:themeColor="text1"/>
          <w:sz w:val="26"/>
          <w:szCs w:val="26"/>
        </w:rPr>
        <w:t xml:space="preserve">the 1992/3 season brought in £40 million </w:t>
      </w:r>
      <w:r w:rsidR="004F3B9F">
        <w:rPr>
          <w:rFonts w:ascii="Times New Roman" w:hAnsi="Times New Roman"/>
          <w:color w:val="000000" w:themeColor="text1"/>
          <w:sz w:val="26"/>
          <w:szCs w:val="26"/>
        </w:rPr>
        <w:t>(</w:t>
      </w:r>
      <w:r w:rsidR="00D8640F" w:rsidRPr="006A51D2">
        <w:rPr>
          <w:rFonts w:ascii="Times New Roman" w:hAnsi="Times New Roman"/>
          <w:color w:val="000000" w:themeColor="text1"/>
          <w:sz w:val="26"/>
          <w:szCs w:val="26"/>
        </w:rPr>
        <w:t>Ernst &amp; Young, 2017</w:t>
      </w:r>
      <w:r w:rsidR="004F3B9F">
        <w:rPr>
          <w:rFonts w:ascii="Times New Roman" w:hAnsi="Times New Roman"/>
          <w:color w:val="000000" w:themeColor="text1"/>
          <w:sz w:val="26"/>
          <w:szCs w:val="26"/>
        </w:rPr>
        <w:t>)</w:t>
      </w:r>
      <w:r w:rsidR="009C357E" w:rsidRPr="006A51D2">
        <w:rPr>
          <w:rFonts w:ascii="Times New Roman" w:hAnsi="Times New Roman"/>
          <w:color w:val="000000" w:themeColor="text1"/>
          <w:sz w:val="26"/>
          <w:szCs w:val="26"/>
        </w:rPr>
        <w:t xml:space="preserve"> whilst the deal for 2001 to 2004 generated £1.2 billion.</w:t>
      </w:r>
      <w:r w:rsidR="006268A1" w:rsidRPr="006A51D2">
        <w:rPr>
          <w:rFonts w:ascii="Times New Roman" w:hAnsi="Times New Roman"/>
          <w:color w:val="000000" w:themeColor="text1"/>
          <w:sz w:val="26"/>
          <w:szCs w:val="26"/>
        </w:rPr>
        <w:t xml:space="preserve"> The latest contract between Sky TV, BT and the Premier League will bring in £5.14 billion between 2016 and 2019.</w:t>
      </w:r>
      <w:r w:rsidR="004923BC" w:rsidRPr="006A51D2">
        <w:rPr>
          <w:rFonts w:ascii="Times New Roman" w:hAnsi="Times New Roman"/>
          <w:color w:val="000000" w:themeColor="text1"/>
          <w:sz w:val="26"/>
          <w:szCs w:val="26"/>
        </w:rPr>
        <w:t xml:space="preserve">  The inte</w:t>
      </w:r>
      <w:r w:rsidR="00A56C1C" w:rsidRPr="006A51D2">
        <w:rPr>
          <w:rFonts w:ascii="Times New Roman" w:hAnsi="Times New Roman"/>
          <w:color w:val="000000" w:themeColor="text1"/>
          <w:sz w:val="26"/>
          <w:szCs w:val="26"/>
        </w:rPr>
        <w:t>rnational television deal has brought</w:t>
      </w:r>
      <w:r w:rsidR="004923BC" w:rsidRPr="006A51D2">
        <w:rPr>
          <w:rFonts w:ascii="Times New Roman" w:hAnsi="Times New Roman"/>
          <w:color w:val="000000" w:themeColor="text1"/>
          <w:sz w:val="26"/>
          <w:szCs w:val="26"/>
        </w:rPr>
        <w:t xml:space="preserve"> in a further £1.</w:t>
      </w:r>
      <w:r w:rsidR="00D8640F" w:rsidRPr="006A51D2">
        <w:rPr>
          <w:rFonts w:ascii="Times New Roman" w:hAnsi="Times New Roman"/>
          <w:color w:val="000000" w:themeColor="text1"/>
          <w:sz w:val="26"/>
          <w:szCs w:val="26"/>
        </w:rPr>
        <w:t>1 billion per season since 2016.</w:t>
      </w:r>
      <w:r w:rsidR="004923BC" w:rsidRPr="006A51D2">
        <w:rPr>
          <w:rFonts w:ascii="Times New Roman" w:hAnsi="Times New Roman"/>
          <w:color w:val="000000" w:themeColor="text1"/>
          <w:sz w:val="26"/>
          <w:szCs w:val="26"/>
        </w:rPr>
        <w:t xml:space="preserve"> </w:t>
      </w:r>
    </w:p>
    <w:p w14:paraId="55A7F5D8" w14:textId="13B74E1D" w:rsidR="000A3541" w:rsidRPr="006A51D2" w:rsidRDefault="00A56C1C"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The revenues of the Premier L</w:t>
      </w:r>
      <w:r w:rsidR="004923BC" w:rsidRPr="006A51D2">
        <w:rPr>
          <w:rFonts w:ascii="Times New Roman" w:hAnsi="Times New Roman"/>
          <w:color w:val="000000" w:themeColor="text1"/>
          <w:sz w:val="26"/>
          <w:szCs w:val="26"/>
        </w:rPr>
        <w:t xml:space="preserve">eague had risen from £170 million in 1991/92 </w:t>
      </w:r>
      <w:r w:rsidR="004F3B9F">
        <w:rPr>
          <w:rFonts w:ascii="Times New Roman" w:hAnsi="Times New Roman"/>
          <w:color w:val="000000" w:themeColor="text1"/>
          <w:sz w:val="26"/>
          <w:szCs w:val="26"/>
        </w:rPr>
        <w:t>(</w:t>
      </w:r>
      <w:r w:rsidR="004923BC" w:rsidRPr="006A51D2">
        <w:rPr>
          <w:rFonts w:ascii="Times New Roman" w:hAnsi="Times New Roman"/>
          <w:color w:val="000000" w:themeColor="text1"/>
          <w:sz w:val="26"/>
          <w:szCs w:val="26"/>
        </w:rPr>
        <w:t>Deloitte, 2016, 16</w:t>
      </w:r>
      <w:r w:rsidR="004F3B9F">
        <w:rPr>
          <w:rFonts w:ascii="Times New Roman" w:hAnsi="Times New Roman"/>
          <w:color w:val="000000" w:themeColor="text1"/>
          <w:sz w:val="26"/>
          <w:szCs w:val="26"/>
        </w:rPr>
        <w:t>)</w:t>
      </w:r>
      <w:r w:rsidR="004923BC" w:rsidRPr="006A51D2">
        <w:rPr>
          <w:rFonts w:ascii="Times New Roman" w:hAnsi="Times New Roman"/>
          <w:color w:val="000000" w:themeColor="text1"/>
          <w:sz w:val="26"/>
          <w:szCs w:val="26"/>
        </w:rPr>
        <w:t xml:space="preserve"> to £3.6 billion by the 2015/16 season. Indeed, on average each </w:t>
      </w:r>
      <w:r w:rsidR="004923BC" w:rsidRPr="006A51D2">
        <w:rPr>
          <w:rFonts w:ascii="Times New Roman" w:hAnsi="Times New Roman"/>
          <w:color w:val="000000" w:themeColor="text1"/>
          <w:sz w:val="26"/>
          <w:szCs w:val="26"/>
        </w:rPr>
        <w:lastRenderedPageBreak/>
        <w:t xml:space="preserve">Premier League club generated more income in 2015/16 than the entire First Division in 1991/92 </w:t>
      </w:r>
      <w:r w:rsidR="004F3B9F">
        <w:rPr>
          <w:rFonts w:ascii="Times New Roman" w:hAnsi="Times New Roman"/>
          <w:color w:val="000000" w:themeColor="text1"/>
          <w:sz w:val="26"/>
          <w:szCs w:val="26"/>
        </w:rPr>
        <w:t>(</w:t>
      </w:r>
      <w:r w:rsidR="004923BC" w:rsidRPr="006A51D2">
        <w:rPr>
          <w:rFonts w:ascii="Times New Roman" w:hAnsi="Times New Roman"/>
          <w:color w:val="000000" w:themeColor="text1"/>
          <w:sz w:val="26"/>
          <w:szCs w:val="26"/>
        </w:rPr>
        <w:t>Deloitte, 2017, 2</w:t>
      </w:r>
      <w:r w:rsidR="004F3B9F">
        <w:rPr>
          <w:rFonts w:ascii="Times New Roman" w:hAnsi="Times New Roman"/>
          <w:color w:val="000000" w:themeColor="text1"/>
          <w:sz w:val="26"/>
          <w:szCs w:val="26"/>
        </w:rPr>
        <w:t>)</w:t>
      </w:r>
      <w:r w:rsidR="004923BC" w:rsidRPr="006A51D2">
        <w:rPr>
          <w:rFonts w:ascii="Times New Roman" w:hAnsi="Times New Roman"/>
          <w:color w:val="000000" w:themeColor="text1"/>
          <w:sz w:val="26"/>
          <w:szCs w:val="26"/>
        </w:rPr>
        <w:t xml:space="preserve">. </w:t>
      </w:r>
    </w:p>
    <w:p w14:paraId="278F38EF" w14:textId="727B49A8" w:rsidR="00D8640F" w:rsidRPr="006A51D2" w:rsidRDefault="004923BC"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The era of the Premier League has witnessed a major transformation of stadia. These are now required by law to be all-seater but despite this constraint overall attendances in the Premier League have risen from 9.8</w:t>
      </w:r>
      <w:r w:rsidR="00AE73D6" w:rsidRPr="006A51D2">
        <w:rPr>
          <w:rFonts w:ascii="Times New Roman" w:hAnsi="Times New Roman"/>
          <w:color w:val="000000" w:themeColor="text1"/>
          <w:sz w:val="26"/>
          <w:szCs w:val="26"/>
        </w:rPr>
        <w:t xml:space="preserve"> </w:t>
      </w:r>
      <w:r w:rsidRPr="006A51D2">
        <w:rPr>
          <w:rFonts w:ascii="Times New Roman" w:hAnsi="Times New Roman"/>
          <w:color w:val="000000" w:themeColor="text1"/>
          <w:sz w:val="26"/>
          <w:szCs w:val="26"/>
        </w:rPr>
        <w:t>million in the 1992/3 season to 13.9</w:t>
      </w:r>
      <w:r w:rsidR="00AE73D6" w:rsidRPr="006A51D2">
        <w:rPr>
          <w:rFonts w:ascii="Times New Roman" w:hAnsi="Times New Roman"/>
          <w:color w:val="000000" w:themeColor="text1"/>
          <w:sz w:val="26"/>
          <w:szCs w:val="26"/>
        </w:rPr>
        <w:t xml:space="preserve"> </w:t>
      </w:r>
      <w:r w:rsidRPr="006A51D2">
        <w:rPr>
          <w:rFonts w:ascii="Times New Roman" w:hAnsi="Times New Roman"/>
          <w:color w:val="000000" w:themeColor="text1"/>
          <w:sz w:val="26"/>
          <w:szCs w:val="26"/>
        </w:rPr>
        <w:t xml:space="preserve">million in 2015/16 </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Sky Sports Yearbook, 2016-2017</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w:t>
      </w:r>
      <w:r w:rsidR="00D8640F" w:rsidRPr="006A51D2">
        <w:rPr>
          <w:rFonts w:ascii="Times New Roman" w:hAnsi="Times New Roman"/>
          <w:color w:val="000000" w:themeColor="text1"/>
          <w:sz w:val="26"/>
          <w:szCs w:val="26"/>
        </w:rPr>
        <w:t>The average attendance in the 1992/93 season was 21,125 but by the 2013</w:t>
      </w:r>
      <w:r w:rsidR="00A21483" w:rsidRPr="006A51D2">
        <w:rPr>
          <w:rFonts w:ascii="Times New Roman" w:hAnsi="Times New Roman"/>
          <w:color w:val="000000" w:themeColor="text1"/>
          <w:sz w:val="26"/>
          <w:szCs w:val="26"/>
        </w:rPr>
        <w:t>/14 season this had risen by 74 percent</w:t>
      </w:r>
      <w:r w:rsidR="00D8640F" w:rsidRPr="006A51D2">
        <w:rPr>
          <w:rFonts w:ascii="Times New Roman" w:hAnsi="Times New Roman"/>
          <w:color w:val="000000" w:themeColor="text1"/>
          <w:sz w:val="26"/>
          <w:szCs w:val="26"/>
        </w:rPr>
        <w:t xml:space="preserve"> to 36,691 </w:t>
      </w:r>
      <w:r w:rsidR="004F3B9F">
        <w:rPr>
          <w:rFonts w:ascii="Times New Roman" w:hAnsi="Times New Roman"/>
          <w:color w:val="000000" w:themeColor="text1"/>
          <w:sz w:val="26"/>
          <w:szCs w:val="26"/>
        </w:rPr>
        <w:t>(</w:t>
      </w:r>
      <w:r w:rsidR="00D8640F" w:rsidRPr="006A51D2">
        <w:rPr>
          <w:rFonts w:ascii="Times New Roman" w:hAnsi="Times New Roman"/>
          <w:color w:val="000000" w:themeColor="text1"/>
          <w:sz w:val="26"/>
          <w:szCs w:val="26"/>
        </w:rPr>
        <w:t>Ernst &amp; Young, 2015</w:t>
      </w:r>
      <w:r w:rsidR="004F3B9F">
        <w:rPr>
          <w:rFonts w:ascii="Times New Roman" w:hAnsi="Times New Roman"/>
          <w:color w:val="000000" w:themeColor="text1"/>
          <w:sz w:val="26"/>
          <w:szCs w:val="26"/>
        </w:rPr>
        <w:t>)</w:t>
      </w:r>
      <w:r w:rsidR="00D8640F" w:rsidRPr="006A51D2">
        <w:rPr>
          <w:rFonts w:ascii="Times New Roman" w:hAnsi="Times New Roman"/>
          <w:color w:val="000000" w:themeColor="text1"/>
          <w:sz w:val="26"/>
          <w:szCs w:val="26"/>
        </w:rPr>
        <w:t>. Average stadium utili</w:t>
      </w:r>
      <w:r w:rsidR="00A21483" w:rsidRPr="006A51D2">
        <w:rPr>
          <w:rFonts w:ascii="Times New Roman" w:hAnsi="Times New Roman"/>
          <w:color w:val="000000" w:themeColor="text1"/>
          <w:sz w:val="26"/>
          <w:szCs w:val="26"/>
        </w:rPr>
        <w:t>sation in 1992/93 stood at 69.6 percent but by 2015/16 it stood at 95 percent</w:t>
      </w:r>
      <w:r w:rsidR="00D8640F" w:rsidRPr="006A51D2">
        <w:rPr>
          <w:rFonts w:ascii="Times New Roman" w:hAnsi="Times New Roman"/>
          <w:color w:val="000000" w:themeColor="text1"/>
          <w:sz w:val="26"/>
          <w:szCs w:val="26"/>
        </w:rPr>
        <w:t xml:space="preserve"> </w:t>
      </w:r>
      <w:r w:rsidR="004F3B9F">
        <w:rPr>
          <w:rFonts w:ascii="Times New Roman" w:hAnsi="Times New Roman"/>
          <w:color w:val="000000" w:themeColor="text1"/>
          <w:sz w:val="26"/>
          <w:szCs w:val="26"/>
        </w:rPr>
        <w:t>(</w:t>
      </w:r>
      <w:r w:rsidR="00311143" w:rsidRPr="006A51D2">
        <w:rPr>
          <w:rFonts w:ascii="Times New Roman" w:hAnsi="Times New Roman"/>
          <w:color w:val="000000" w:themeColor="text1"/>
          <w:sz w:val="26"/>
          <w:szCs w:val="26"/>
        </w:rPr>
        <w:t>Deloitte, 2017</w:t>
      </w:r>
      <w:r w:rsidR="004F3B9F">
        <w:rPr>
          <w:rFonts w:ascii="Times New Roman" w:hAnsi="Times New Roman"/>
          <w:color w:val="000000" w:themeColor="text1"/>
          <w:sz w:val="26"/>
          <w:szCs w:val="26"/>
        </w:rPr>
        <w:t>)</w:t>
      </w:r>
      <w:r w:rsidR="00D8640F" w:rsidRPr="006A51D2">
        <w:rPr>
          <w:rFonts w:ascii="Times New Roman" w:hAnsi="Times New Roman"/>
          <w:color w:val="000000" w:themeColor="text1"/>
          <w:sz w:val="26"/>
          <w:szCs w:val="26"/>
        </w:rPr>
        <w:t>.</w:t>
      </w:r>
    </w:p>
    <w:p w14:paraId="3C87FE05" w14:textId="6006D25C" w:rsidR="00180E40" w:rsidRPr="006A51D2" w:rsidRDefault="00180E40"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This conjuncture has also witnessed an acceleration in the globali</w:t>
      </w:r>
      <w:r w:rsidR="004F3B9F">
        <w:rPr>
          <w:rFonts w:ascii="Times New Roman" w:hAnsi="Times New Roman"/>
          <w:color w:val="000000" w:themeColor="text1"/>
          <w:sz w:val="26"/>
          <w:szCs w:val="26"/>
        </w:rPr>
        <w:t>s</w:t>
      </w:r>
      <w:r w:rsidRPr="006A51D2">
        <w:rPr>
          <w:rFonts w:ascii="Times New Roman" w:hAnsi="Times New Roman"/>
          <w:color w:val="000000" w:themeColor="text1"/>
          <w:sz w:val="26"/>
          <w:szCs w:val="26"/>
        </w:rPr>
        <w:t xml:space="preserve">ation of English football. By 2010, </w:t>
      </w:r>
      <w:r w:rsidR="00484043" w:rsidRPr="006A51D2">
        <w:rPr>
          <w:rFonts w:ascii="Times New Roman" w:hAnsi="Times New Roman"/>
          <w:color w:val="000000" w:themeColor="text1"/>
          <w:sz w:val="26"/>
          <w:szCs w:val="26"/>
        </w:rPr>
        <w:t>51.8</w:t>
      </w:r>
      <w:r w:rsidR="00A21483" w:rsidRPr="006A51D2">
        <w:rPr>
          <w:rFonts w:ascii="Times New Roman" w:hAnsi="Times New Roman"/>
          <w:color w:val="000000" w:themeColor="text1"/>
          <w:sz w:val="26"/>
          <w:szCs w:val="26"/>
        </w:rPr>
        <w:t xml:space="preserve"> percent </w:t>
      </w:r>
      <w:r w:rsidRPr="006A51D2">
        <w:rPr>
          <w:rFonts w:ascii="Times New Roman" w:hAnsi="Times New Roman"/>
          <w:color w:val="000000" w:themeColor="text1"/>
          <w:sz w:val="26"/>
          <w:szCs w:val="26"/>
        </w:rPr>
        <w:t xml:space="preserve">of players in the Premier League were from outside the British Isles, as were </w:t>
      </w:r>
      <w:r w:rsidR="00484043" w:rsidRPr="006A51D2">
        <w:rPr>
          <w:rFonts w:ascii="Times New Roman" w:hAnsi="Times New Roman"/>
          <w:color w:val="000000" w:themeColor="text1"/>
          <w:sz w:val="26"/>
          <w:szCs w:val="26"/>
        </w:rPr>
        <w:t>3</w:t>
      </w:r>
      <w:r w:rsidRPr="006A51D2">
        <w:rPr>
          <w:rFonts w:ascii="Times New Roman" w:hAnsi="Times New Roman"/>
          <w:color w:val="000000" w:themeColor="text1"/>
          <w:sz w:val="26"/>
          <w:szCs w:val="26"/>
        </w:rPr>
        <w:t>5</w:t>
      </w:r>
      <w:r w:rsidR="00A21483" w:rsidRPr="006A51D2">
        <w:rPr>
          <w:rFonts w:ascii="Times New Roman" w:hAnsi="Times New Roman"/>
          <w:color w:val="000000" w:themeColor="text1"/>
          <w:sz w:val="26"/>
          <w:szCs w:val="26"/>
        </w:rPr>
        <w:t xml:space="preserve"> percent</w:t>
      </w:r>
      <w:r w:rsidR="00484043" w:rsidRPr="006A51D2">
        <w:rPr>
          <w:rFonts w:ascii="Times New Roman" w:hAnsi="Times New Roman"/>
          <w:color w:val="000000" w:themeColor="text1"/>
          <w:sz w:val="26"/>
          <w:szCs w:val="26"/>
        </w:rPr>
        <w:t xml:space="preserve"> of managers </w:t>
      </w:r>
      <w:r w:rsidR="004F3B9F">
        <w:rPr>
          <w:rFonts w:ascii="Times New Roman" w:hAnsi="Times New Roman"/>
          <w:color w:val="000000" w:themeColor="text1"/>
          <w:sz w:val="26"/>
          <w:szCs w:val="26"/>
        </w:rPr>
        <w:t>(</w:t>
      </w:r>
      <w:r w:rsidR="00484043" w:rsidRPr="006A51D2">
        <w:rPr>
          <w:rFonts w:ascii="Times New Roman" w:hAnsi="Times New Roman"/>
          <w:color w:val="000000" w:themeColor="text1"/>
          <w:sz w:val="26"/>
          <w:szCs w:val="26"/>
        </w:rPr>
        <w:t>coaches</w:t>
      </w:r>
      <w:r w:rsidR="004F3B9F">
        <w:rPr>
          <w:rFonts w:ascii="Times New Roman" w:hAnsi="Times New Roman"/>
          <w:color w:val="000000" w:themeColor="text1"/>
          <w:sz w:val="26"/>
          <w:szCs w:val="26"/>
        </w:rPr>
        <w:t>)</w:t>
      </w:r>
      <w:r w:rsidR="00484043" w:rsidRPr="006A51D2">
        <w:rPr>
          <w:rFonts w:ascii="Times New Roman" w:hAnsi="Times New Roman"/>
          <w:color w:val="000000" w:themeColor="text1"/>
          <w:sz w:val="26"/>
          <w:szCs w:val="26"/>
        </w:rPr>
        <w:t xml:space="preserve"> and 11 club</w:t>
      </w:r>
      <w:r w:rsidRPr="006A51D2">
        <w:rPr>
          <w:rFonts w:ascii="Times New Roman" w:hAnsi="Times New Roman"/>
          <w:color w:val="000000" w:themeColor="text1"/>
          <w:sz w:val="26"/>
          <w:szCs w:val="26"/>
        </w:rPr>
        <w:t xml:space="preserve"> owners</w:t>
      </w:r>
      <w:r w:rsidR="00484043" w:rsidRPr="006A51D2">
        <w:rPr>
          <w:rFonts w:ascii="Times New Roman" w:hAnsi="Times New Roman"/>
          <w:color w:val="000000" w:themeColor="text1"/>
          <w:sz w:val="26"/>
          <w:szCs w:val="26"/>
        </w:rPr>
        <w:t xml:space="preserve"> </w:t>
      </w:r>
      <w:r w:rsidR="00D569AC" w:rsidRPr="006A51D2">
        <w:rPr>
          <w:rFonts w:ascii="Times New Roman" w:hAnsi="Times New Roman"/>
          <w:color w:val="000000" w:themeColor="text1"/>
          <w:sz w:val="26"/>
          <w:szCs w:val="26"/>
        </w:rPr>
        <w:t>compared to</w:t>
      </w:r>
      <w:r w:rsidR="00A21483" w:rsidRPr="006A51D2">
        <w:rPr>
          <w:rFonts w:ascii="Times New Roman" w:hAnsi="Times New Roman"/>
          <w:color w:val="000000" w:themeColor="text1"/>
          <w:sz w:val="26"/>
          <w:szCs w:val="26"/>
        </w:rPr>
        <w:t xml:space="preserve"> 1992 when only around 20 percent</w:t>
      </w:r>
      <w:r w:rsidR="00D569AC" w:rsidRPr="006A51D2">
        <w:rPr>
          <w:rFonts w:ascii="Times New Roman" w:hAnsi="Times New Roman"/>
          <w:color w:val="000000" w:themeColor="text1"/>
          <w:sz w:val="26"/>
          <w:szCs w:val="26"/>
        </w:rPr>
        <w:t xml:space="preserve"> of players were from overseas </w:t>
      </w:r>
      <w:r w:rsidR="004F3B9F">
        <w:rPr>
          <w:rFonts w:ascii="Times New Roman" w:hAnsi="Times New Roman"/>
          <w:color w:val="000000" w:themeColor="text1"/>
          <w:sz w:val="26"/>
          <w:szCs w:val="26"/>
        </w:rPr>
        <w:t>(</w:t>
      </w:r>
      <w:r w:rsidR="00D569AC" w:rsidRPr="006A51D2">
        <w:rPr>
          <w:rFonts w:ascii="Times New Roman" w:hAnsi="Times New Roman"/>
          <w:color w:val="000000" w:themeColor="text1"/>
          <w:sz w:val="26"/>
          <w:szCs w:val="26"/>
        </w:rPr>
        <w:t>see Penn, 2013</w:t>
      </w:r>
      <w:r w:rsidR="004F3B9F">
        <w:rPr>
          <w:rFonts w:ascii="Times New Roman" w:hAnsi="Times New Roman"/>
          <w:color w:val="000000" w:themeColor="text1"/>
          <w:sz w:val="26"/>
          <w:szCs w:val="26"/>
        </w:rPr>
        <w:t>)</w:t>
      </w:r>
      <w:r w:rsidR="00D569AC" w:rsidRPr="006A51D2">
        <w:rPr>
          <w:rFonts w:ascii="Times New Roman" w:hAnsi="Times New Roman"/>
          <w:color w:val="000000" w:themeColor="text1"/>
          <w:sz w:val="26"/>
          <w:szCs w:val="26"/>
        </w:rPr>
        <w:t xml:space="preserve">. </w:t>
      </w:r>
    </w:p>
    <w:p w14:paraId="4828CD73" w14:textId="0B9393AF" w:rsidR="00180E40" w:rsidRPr="006A51D2" w:rsidRDefault="00180E40"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The conjuncture</w:t>
      </w:r>
      <w:r w:rsidR="00484043" w:rsidRPr="006A51D2">
        <w:rPr>
          <w:rFonts w:ascii="Times New Roman" w:hAnsi="Times New Roman"/>
          <w:color w:val="000000" w:themeColor="text1"/>
          <w:sz w:val="26"/>
          <w:szCs w:val="26"/>
        </w:rPr>
        <w:t xml:space="preserve"> covering</w:t>
      </w:r>
      <w:r w:rsidRPr="006A51D2">
        <w:rPr>
          <w:rFonts w:ascii="Times New Roman" w:hAnsi="Times New Roman"/>
          <w:color w:val="000000" w:themeColor="text1"/>
          <w:sz w:val="26"/>
          <w:szCs w:val="26"/>
        </w:rPr>
        <w:t xml:space="preserve"> the duration of the Premier League has been characterised as an era of emerging post-modernism within football </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see Penn, 2008 and Paramio, 2008</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 The traditional features of the game have been progressively dismantled in an era of increasing globali</w:t>
      </w:r>
      <w:r w:rsidR="004F3B9F">
        <w:rPr>
          <w:rFonts w:ascii="Times New Roman" w:hAnsi="Times New Roman"/>
          <w:color w:val="000000" w:themeColor="text1"/>
          <w:sz w:val="26"/>
          <w:szCs w:val="26"/>
        </w:rPr>
        <w:t>s</w:t>
      </w:r>
      <w:r w:rsidRPr="006A51D2">
        <w:rPr>
          <w:rFonts w:ascii="Times New Roman" w:hAnsi="Times New Roman"/>
          <w:color w:val="000000" w:themeColor="text1"/>
          <w:sz w:val="26"/>
          <w:szCs w:val="26"/>
        </w:rPr>
        <w:t xml:space="preserve">ation. This has been associated with an ever-growing impact of television on the game, particularly satellite pay-to-view programming. Games no longer involve the ritual of a 3pm kick-off on a Saturday. Matches now take place over a wide range of differing starting times which are dictated largely by satellite television and the scheduling of various European-wide competitions </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see Penn, 2004</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The game has ceased to be primarily working class in terms of spectators </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see Bale, 2000</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The price of tickets has grown enormously in the current </w:t>
      </w:r>
      <w:r w:rsidR="007D31F7" w:rsidRPr="006A51D2">
        <w:rPr>
          <w:rFonts w:ascii="Times New Roman" w:hAnsi="Times New Roman"/>
          <w:color w:val="000000" w:themeColor="text1"/>
          <w:sz w:val="26"/>
          <w:szCs w:val="26"/>
        </w:rPr>
        <w:t xml:space="preserve">period </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see Conn, 2014</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partly as a consequence of the imposition of all-seater stadia </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Penn, 2005</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after the Taylor Report </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1990</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into the Hillsborough disaster.</w:t>
      </w:r>
    </w:p>
    <w:p w14:paraId="605E8121" w14:textId="72E95EAA" w:rsidR="004C2512" w:rsidRPr="006A51D2" w:rsidRDefault="00180E40"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These developments have paralleled a simultaneous branding of clubs and supporters. The incorporation of supporters into clubs’ brands is more than simply economic. Contemporary Premier League football stadia have been radically transformed into multi-functional sites where playing football is one activity amongst many </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see Penn &amp; Kiddy, 2009</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Indeed they provide venues for major rites of passage, including weddings, baptisms, funerals and bar-mitzvahs </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see Penn, 2008</w:t>
      </w:r>
      <w:r w:rsidR="004F3B9F">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These matters of ‘life and death’ involve the symbolic and emotional bonding of clubs with their supporters which </w:t>
      </w:r>
      <w:r w:rsidR="00A91603" w:rsidRPr="006A51D2">
        <w:rPr>
          <w:rFonts w:ascii="Times New Roman" w:hAnsi="Times New Roman"/>
          <w:color w:val="000000" w:themeColor="text1"/>
          <w:sz w:val="26"/>
          <w:szCs w:val="26"/>
        </w:rPr>
        <w:t>transcends the purely material.</w:t>
      </w:r>
    </w:p>
    <w:p w14:paraId="248CAC5A" w14:textId="5194CB34" w:rsidR="005D5304" w:rsidRPr="007A228F" w:rsidRDefault="00784247" w:rsidP="00AA0B8A">
      <w:pPr>
        <w:pStyle w:val="Heading2"/>
        <w:tabs>
          <w:tab w:val="left" w:pos="567"/>
        </w:tabs>
        <w:spacing w:line="240" w:lineRule="auto"/>
        <w:rPr>
          <w:rFonts w:ascii="Times New Roman" w:eastAsia="Times New Roman" w:hAnsi="Times New Roman" w:cs="Arial"/>
          <w:i w:val="0"/>
          <w:color w:val="000000" w:themeColor="text1"/>
          <w:sz w:val="22"/>
          <w:lang w:eastAsia="de-DE"/>
        </w:rPr>
      </w:pPr>
      <w:r w:rsidRPr="007A228F">
        <w:rPr>
          <w:rFonts w:ascii="Times New Roman" w:eastAsia="Times New Roman" w:hAnsi="Times New Roman" w:cs="Arial"/>
          <w:i w:val="0"/>
          <w:color w:val="000000" w:themeColor="text1"/>
          <w:sz w:val="22"/>
          <w:lang w:eastAsia="de-DE"/>
        </w:rPr>
        <w:t>Table 2</w:t>
      </w:r>
      <w:r w:rsidR="00360CE2" w:rsidRPr="007A228F">
        <w:rPr>
          <w:rFonts w:ascii="Times New Roman" w:eastAsia="Times New Roman" w:hAnsi="Times New Roman" w:cs="Arial"/>
          <w:i w:val="0"/>
          <w:color w:val="000000" w:themeColor="text1"/>
          <w:sz w:val="22"/>
          <w:lang w:eastAsia="de-DE"/>
        </w:rPr>
        <w:t xml:space="preserve">: </w:t>
      </w:r>
      <w:r w:rsidR="0098676C" w:rsidRPr="007A228F">
        <w:rPr>
          <w:rFonts w:ascii="Times New Roman" w:eastAsia="Times New Roman" w:hAnsi="Times New Roman" w:cs="Arial"/>
          <w:i w:val="0"/>
          <w:color w:val="000000" w:themeColor="text1"/>
          <w:sz w:val="22"/>
          <w:lang w:eastAsia="de-DE"/>
        </w:rPr>
        <w:t xml:space="preserve">The </w:t>
      </w:r>
      <w:r w:rsidR="0069614A" w:rsidRPr="007A228F">
        <w:rPr>
          <w:rFonts w:ascii="Times New Roman" w:eastAsia="Times New Roman" w:hAnsi="Times New Roman" w:cs="Arial"/>
          <w:i w:val="0"/>
          <w:color w:val="000000" w:themeColor="text1"/>
          <w:sz w:val="22"/>
          <w:lang w:eastAsia="de-DE"/>
        </w:rPr>
        <w:t xml:space="preserve">Premier League </w:t>
      </w:r>
      <w:r w:rsidR="0098676C" w:rsidRPr="007A228F">
        <w:rPr>
          <w:rFonts w:ascii="Times New Roman" w:eastAsia="Times New Roman" w:hAnsi="Times New Roman" w:cs="Arial"/>
          <w:i w:val="0"/>
          <w:color w:val="000000" w:themeColor="text1"/>
          <w:sz w:val="22"/>
          <w:lang w:eastAsia="de-DE"/>
        </w:rPr>
        <w:t>Era</w:t>
      </w:r>
      <w:r w:rsidR="000A3541" w:rsidRPr="007A228F">
        <w:rPr>
          <w:rFonts w:ascii="Times New Roman" w:eastAsia="Times New Roman" w:hAnsi="Times New Roman" w:cs="Arial"/>
          <w:i w:val="0"/>
          <w:color w:val="000000" w:themeColor="text1"/>
          <w:sz w:val="22"/>
          <w:lang w:eastAsia="de-DE"/>
        </w:rPr>
        <w:t xml:space="preserve"> </w:t>
      </w:r>
      <w:r w:rsidR="00526D45">
        <w:rPr>
          <w:rFonts w:ascii="Times New Roman" w:eastAsia="Times New Roman" w:hAnsi="Times New Roman" w:cs="Arial"/>
          <w:i w:val="0"/>
          <w:color w:val="000000" w:themeColor="text1"/>
          <w:sz w:val="22"/>
          <w:lang w:eastAsia="de-DE"/>
        </w:rPr>
        <w:t>(</w:t>
      </w:r>
      <w:r w:rsidR="000A3541" w:rsidRPr="007A228F">
        <w:rPr>
          <w:rFonts w:ascii="Times New Roman" w:eastAsia="Times New Roman" w:hAnsi="Times New Roman" w:cs="Arial"/>
          <w:i w:val="0"/>
          <w:color w:val="000000" w:themeColor="text1"/>
          <w:sz w:val="22"/>
          <w:lang w:eastAsia="de-DE"/>
        </w:rPr>
        <w:t>1992-2017</w:t>
      </w:r>
      <w:r w:rsidR="00526D45">
        <w:rPr>
          <w:rFonts w:ascii="Times New Roman" w:eastAsia="Times New Roman" w:hAnsi="Times New Roman" w:cs="Arial"/>
          <w:i w:val="0"/>
          <w:color w:val="000000" w:themeColor="text1"/>
          <w:sz w:val="22"/>
          <w:lang w:eastAsia="de-DE"/>
        </w:rPr>
        <w:t>)</w:t>
      </w:r>
      <w:r w:rsidR="000A3541" w:rsidRPr="007A228F">
        <w:rPr>
          <w:rFonts w:ascii="Times New Roman" w:eastAsia="Times New Roman" w:hAnsi="Times New Roman" w:cs="Arial"/>
          <w:i w:val="0"/>
          <w:color w:val="000000" w:themeColor="text1"/>
          <w:sz w:val="22"/>
          <w:lang w:eastAsia="de-DE"/>
        </w:rPr>
        <w:t>.</w:t>
      </w:r>
    </w:p>
    <w:tbl>
      <w:tblPr>
        <w:tblW w:w="55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15"/>
        <w:gridCol w:w="1158"/>
        <w:gridCol w:w="273"/>
        <w:gridCol w:w="1258"/>
        <w:gridCol w:w="287"/>
        <w:gridCol w:w="1248"/>
        <w:gridCol w:w="269"/>
        <w:gridCol w:w="1352"/>
        <w:gridCol w:w="269"/>
        <w:gridCol w:w="1262"/>
        <w:gridCol w:w="456"/>
      </w:tblGrid>
      <w:tr w:rsidR="002F33C9" w:rsidRPr="007A228F" w14:paraId="40B1C0A7" w14:textId="77777777" w:rsidTr="007A228F">
        <w:trPr>
          <w:jc w:val="center"/>
        </w:trPr>
        <w:tc>
          <w:tcPr>
            <w:tcW w:w="1102" w:type="pct"/>
          </w:tcPr>
          <w:p w14:paraId="43BCB89C"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Period</w:t>
            </w:r>
          </w:p>
        </w:tc>
        <w:tc>
          <w:tcPr>
            <w:tcW w:w="712" w:type="pct"/>
            <w:gridSpan w:val="2"/>
          </w:tcPr>
          <w:p w14:paraId="3A031030" w14:textId="77777777" w:rsidR="002F663E" w:rsidRPr="00165DE0" w:rsidRDefault="002F663E" w:rsidP="002F33C9">
            <w:pPr>
              <w:spacing w:after="0" w:line="240" w:lineRule="auto"/>
              <w:rPr>
                <w:rFonts w:ascii="Times New Roman" w:eastAsia="Times New Roman" w:hAnsi="Times New Roman"/>
                <w:color w:val="000000" w:themeColor="text1"/>
                <w:sz w:val="20"/>
                <w:szCs w:val="20"/>
                <w:lang w:eastAsia="en-GB"/>
              </w:rPr>
            </w:pPr>
            <w:r w:rsidRPr="00165DE0">
              <w:rPr>
                <w:rFonts w:ascii="Times New Roman" w:eastAsia="Times New Roman" w:hAnsi="Times New Roman"/>
                <w:color w:val="000000" w:themeColor="text1"/>
                <w:sz w:val="20"/>
                <w:szCs w:val="20"/>
                <w:lang w:eastAsia="en-GB"/>
              </w:rPr>
              <w:t xml:space="preserve">1992/3 – </w:t>
            </w:r>
          </w:p>
          <w:p w14:paraId="2290E146" w14:textId="77777777" w:rsidR="002F663E" w:rsidRPr="00165DE0" w:rsidRDefault="002F663E" w:rsidP="002F33C9">
            <w:pPr>
              <w:spacing w:after="0" w:line="240" w:lineRule="auto"/>
              <w:rPr>
                <w:rFonts w:ascii="Times New Roman" w:eastAsia="Times New Roman" w:hAnsi="Times New Roman"/>
                <w:color w:val="000000" w:themeColor="text1"/>
                <w:sz w:val="20"/>
                <w:szCs w:val="20"/>
                <w:lang w:eastAsia="en-GB"/>
              </w:rPr>
            </w:pPr>
            <w:r w:rsidRPr="00165DE0">
              <w:rPr>
                <w:rFonts w:ascii="Times New Roman" w:eastAsia="Times New Roman" w:hAnsi="Times New Roman"/>
                <w:color w:val="000000" w:themeColor="text1"/>
                <w:sz w:val="20"/>
                <w:szCs w:val="20"/>
                <w:lang w:eastAsia="en-GB"/>
              </w:rPr>
              <w:t>1996/7</w:t>
            </w:r>
          </w:p>
        </w:tc>
        <w:tc>
          <w:tcPr>
            <w:tcW w:w="769" w:type="pct"/>
            <w:gridSpan w:val="2"/>
          </w:tcPr>
          <w:tbl>
            <w:tblPr>
              <w:tblW w:w="1540" w:type="dxa"/>
              <w:jc w:val="center"/>
              <w:tblLayout w:type="fixed"/>
              <w:tblLook w:val="04A0" w:firstRow="1" w:lastRow="0" w:firstColumn="1" w:lastColumn="0" w:noHBand="0" w:noVBand="1"/>
            </w:tblPr>
            <w:tblGrid>
              <w:gridCol w:w="1540"/>
            </w:tblGrid>
            <w:tr w:rsidR="002F663E" w:rsidRPr="00165DE0" w14:paraId="5E6E39DF" w14:textId="77777777" w:rsidTr="00457C34">
              <w:trPr>
                <w:trHeight w:val="300"/>
                <w:jc w:val="center"/>
              </w:trPr>
              <w:tc>
                <w:tcPr>
                  <w:tcW w:w="1540" w:type="dxa"/>
                  <w:tcBorders>
                    <w:top w:val="nil"/>
                    <w:left w:val="nil"/>
                    <w:bottom w:val="nil"/>
                    <w:right w:val="nil"/>
                  </w:tcBorders>
                  <w:shd w:val="clear" w:color="auto" w:fill="auto"/>
                  <w:noWrap/>
                  <w:vAlign w:val="bottom"/>
                  <w:hideMark/>
                </w:tcPr>
                <w:p w14:paraId="2B1EFA1F" w14:textId="77777777" w:rsidR="002F663E" w:rsidRPr="00165DE0" w:rsidRDefault="002F663E" w:rsidP="002F33C9">
                  <w:pPr>
                    <w:spacing w:after="0" w:line="240" w:lineRule="auto"/>
                    <w:rPr>
                      <w:rFonts w:ascii="Times New Roman" w:eastAsia="Times New Roman" w:hAnsi="Times New Roman"/>
                      <w:color w:val="000000" w:themeColor="text1"/>
                      <w:sz w:val="20"/>
                      <w:szCs w:val="20"/>
                      <w:lang w:eastAsia="en-GB"/>
                    </w:rPr>
                  </w:pPr>
                  <w:r w:rsidRPr="00165DE0">
                    <w:rPr>
                      <w:rFonts w:ascii="Times New Roman" w:eastAsia="Times New Roman" w:hAnsi="Times New Roman"/>
                      <w:color w:val="000000" w:themeColor="text1"/>
                      <w:sz w:val="20"/>
                      <w:szCs w:val="20"/>
                      <w:lang w:eastAsia="en-GB"/>
                    </w:rPr>
                    <w:t>1997/8 -2001/2</w:t>
                  </w:r>
                </w:p>
              </w:tc>
            </w:tr>
          </w:tbl>
          <w:p w14:paraId="45AF0C35" w14:textId="77777777" w:rsidR="002F663E" w:rsidRPr="00165DE0" w:rsidRDefault="002F663E" w:rsidP="002F33C9">
            <w:pPr>
              <w:spacing w:after="0" w:line="240" w:lineRule="auto"/>
              <w:rPr>
                <w:rFonts w:ascii="Times New Roman" w:hAnsi="Times New Roman"/>
                <w:color w:val="000000" w:themeColor="text1"/>
                <w:sz w:val="20"/>
                <w:szCs w:val="20"/>
              </w:rPr>
            </w:pPr>
          </w:p>
        </w:tc>
        <w:tc>
          <w:tcPr>
            <w:tcW w:w="755" w:type="pct"/>
            <w:gridSpan w:val="2"/>
          </w:tcPr>
          <w:p w14:paraId="6774322E"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 xml:space="preserve">2002/3 – </w:t>
            </w:r>
          </w:p>
          <w:p w14:paraId="6FB6023F"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2006/7</w:t>
            </w:r>
          </w:p>
        </w:tc>
        <w:tc>
          <w:tcPr>
            <w:tcW w:w="807" w:type="pct"/>
            <w:gridSpan w:val="2"/>
          </w:tcPr>
          <w:p w14:paraId="34812E89"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 xml:space="preserve">2007/8 – </w:t>
            </w:r>
          </w:p>
          <w:p w14:paraId="5AE31D27"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2011/2</w:t>
            </w:r>
          </w:p>
        </w:tc>
        <w:tc>
          <w:tcPr>
            <w:tcW w:w="856" w:type="pct"/>
            <w:gridSpan w:val="2"/>
          </w:tcPr>
          <w:p w14:paraId="55E243C6"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 xml:space="preserve">2012/3 – </w:t>
            </w:r>
          </w:p>
          <w:p w14:paraId="644EDE44"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2016/7</w:t>
            </w:r>
          </w:p>
        </w:tc>
      </w:tr>
      <w:tr w:rsidR="002F33C9" w:rsidRPr="007A228F" w14:paraId="10A8C847" w14:textId="77777777" w:rsidTr="007A228F">
        <w:trPr>
          <w:jc w:val="center"/>
        </w:trPr>
        <w:tc>
          <w:tcPr>
            <w:tcW w:w="1102" w:type="pct"/>
          </w:tcPr>
          <w:p w14:paraId="7E389A5C"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eastAsia="Times New Roman" w:hAnsi="Times New Roman"/>
                <w:color w:val="000000" w:themeColor="text1"/>
                <w:sz w:val="20"/>
                <w:szCs w:val="20"/>
                <w:lang w:eastAsia="en-GB"/>
              </w:rPr>
              <w:t>Number of seasons</w:t>
            </w:r>
          </w:p>
        </w:tc>
        <w:tc>
          <w:tcPr>
            <w:tcW w:w="712" w:type="pct"/>
            <w:gridSpan w:val="2"/>
          </w:tcPr>
          <w:p w14:paraId="5C86B780"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5</w:t>
            </w:r>
          </w:p>
        </w:tc>
        <w:tc>
          <w:tcPr>
            <w:tcW w:w="769" w:type="pct"/>
            <w:gridSpan w:val="2"/>
          </w:tcPr>
          <w:p w14:paraId="373AA1E9"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5</w:t>
            </w:r>
          </w:p>
        </w:tc>
        <w:tc>
          <w:tcPr>
            <w:tcW w:w="755" w:type="pct"/>
            <w:gridSpan w:val="2"/>
          </w:tcPr>
          <w:p w14:paraId="5F623D83"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5</w:t>
            </w:r>
          </w:p>
        </w:tc>
        <w:tc>
          <w:tcPr>
            <w:tcW w:w="807" w:type="pct"/>
            <w:gridSpan w:val="2"/>
          </w:tcPr>
          <w:p w14:paraId="56DEAA92"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5</w:t>
            </w:r>
          </w:p>
        </w:tc>
        <w:tc>
          <w:tcPr>
            <w:tcW w:w="856" w:type="pct"/>
            <w:gridSpan w:val="2"/>
          </w:tcPr>
          <w:p w14:paraId="37429707"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5</w:t>
            </w:r>
          </w:p>
        </w:tc>
      </w:tr>
      <w:tr w:rsidR="002F33C9" w:rsidRPr="007A228F" w14:paraId="159E473B" w14:textId="77777777" w:rsidTr="007A228F">
        <w:trPr>
          <w:jc w:val="center"/>
        </w:trPr>
        <w:tc>
          <w:tcPr>
            <w:tcW w:w="1102" w:type="pct"/>
          </w:tcPr>
          <w:p w14:paraId="36181260"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eastAsia="Times New Roman" w:hAnsi="Times New Roman"/>
                <w:color w:val="000000" w:themeColor="text1"/>
                <w:sz w:val="20"/>
                <w:szCs w:val="20"/>
                <w:lang w:eastAsia="en-GB"/>
              </w:rPr>
              <w:t>Most successful team</w:t>
            </w:r>
          </w:p>
        </w:tc>
        <w:tc>
          <w:tcPr>
            <w:tcW w:w="576" w:type="pct"/>
          </w:tcPr>
          <w:p w14:paraId="5485CAC2" w14:textId="77777777" w:rsidR="002F663E" w:rsidRPr="00165DE0" w:rsidRDefault="002F663E" w:rsidP="002F33C9">
            <w:pPr>
              <w:spacing w:after="0" w:line="240" w:lineRule="auto"/>
              <w:rPr>
                <w:rFonts w:ascii="Times New Roman" w:hAnsi="Times New Roman"/>
                <w:b/>
                <w:color w:val="000000" w:themeColor="text1"/>
                <w:sz w:val="20"/>
                <w:szCs w:val="20"/>
              </w:rPr>
            </w:pPr>
            <w:r w:rsidRPr="00165DE0">
              <w:rPr>
                <w:rFonts w:ascii="Times New Roman" w:hAnsi="Times New Roman"/>
                <w:b/>
                <w:color w:val="000000" w:themeColor="text1"/>
                <w:sz w:val="20"/>
                <w:szCs w:val="20"/>
              </w:rPr>
              <w:t>Man Utd</w:t>
            </w:r>
          </w:p>
        </w:tc>
        <w:tc>
          <w:tcPr>
            <w:tcW w:w="136" w:type="pct"/>
          </w:tcPr>
          <w:p w14:paraId="2BC0652C"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5</w:t>
            </w:r>
          </w:p>
        </w:tc>
        <w:tc>
          <w:tcPr>
            <w:tcW w:w="626" w:type="pct"/>
          </w:tcPr>
          <w:p w14:paraId="0EF603A8" w14:textId="77777777" w:rsidR="002F663E" w:rsidRPr="00165DE0" w:rsidRDefault="002F663E" w:rsidP="002F33C9">
            <w:pPr>
              <w:spacing w:after="0" w:line="240" w:lineRule="auto"/>
              <w:rPr>
                <w:rFonts w:ascii="Times New Roman" w:hAnsi="Times New Roman"/>
                <w:b/>
                <w:color w:val="000000" w:themeColor="text1"/>
                <w:sz w:val="20"/>
                <w:szCs w:val="20"/>
              </w:rPr>
            </w:pPr>
            <w:r w:rsidRPr="00165DE0">
              <w:rPr>
                <w:rFonts w:ascii="Times New Roman" w:hAnsi="Times New Roman"/>
                <w:b/>
                <w:color w:val="000000" w:themeColor="text1"/>
                <w:sz w:val="20"/>
                <w:szCs w:val="20"/>
              </w:rPr>
              <w:t>Arsenal</w:t>
            </w:r>
          </w:p>
        </w:tc>
        <w:tc>
          <w:tcPr>
            <w:tcW w:w="143" w:type="pct"/>
          </w:tcPr>
          <w:p w14:paraId="0EF70021"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5</w:t>
            </w:r>
          </w:p>
        </w:tc>
        <w:tc>
          <w:tcPr>
            <w:tcW w:w="621" w:type="pct"/>
          </w:tcPr>
          <w:p w14:paraId="34CC9907" w14:textId="77777777" w:rsidR="002F663E" w:rsidRPr="00165DE0" w:rsidRDefault="002F663E" w:rsidP="002F33C9">
            <w:pPr>
              <w:spacing w:after="0" w:line="240" w:lineRule="auto"/>
              <w:rPr>
                <w:rFonts w:ascii="Times New Roman" w:hAnsi="Times New Roman"/>
                <w:b/>
                <w:color w:val="000000" w:themeColor="text1"/>
                <w:sz w:val="20"/>
                <w:szCs w:val="20"/>
              </w:rPr>
            </w:pPr>
            <w:r w:rsidRPr="00165DE0">
              <w:rPr>
                <w:rFonts w:ascii="Times New Roman" w:hAnsi="Times New Roman"/>
                <w:b/>
                <w:color w:val="000000" w:themeColor="text1"/>
                <w:sz w:val="20"/>
                <w:szCs w:val="20"/>
              </w:rPr>
              <w:t>Arsenal</w:t>
            </w:r>
          </w:p>
        </w:tc>
        <w:tc>
          <w:tcPr>
            <w:tcW w:w="134" w:type="pct"/>
          </w:tcPr>
          <w:p w14:paraId="28176D5F"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5</w:t>
            </w:r>
          </w:p>
        </w:tc>
        <w:tc>
          <w:tcPr>
            <w:tcW w:w="673" w:type="pct"/>
          </w:tcPr>
          <w:p w14:paraId="25CBA876" w14:textId="77777777" w:rsidR="002F663E" w:rsidRPr="00165DE0" w:rsidRDefault="002F663E" w:rsidP="002F33C9">
            <w:pPr>
              <w:spacing w:after="0" w:line="240" w:lineRule="auto"/>
              <w:rPr>
                <w:rFonts w:ascii="Times New Roman" w:hAnsi="Times New Roman"/>
                <w:b/>
                <w:color w:val="000000" w:themeColor="text1"/>
                <w:sz w:val="20"/>
                <w:szCs w:val="20"/>
              </w:rPr>
            </w:pPr>
            <w:r w:rsidRPr="00165DE0">
              <w:rPr>
                <w:rFonts w:ascii="Times New Roman" w:hAnsi="Times New Roman"/>
                <w:b/>
                <w:color w:val="000000" w:themeColor="text1"/>
                <w:sz w:val="20"/>
                <w:szCs w:val="20"/>
              </w:rPr>
              <w:t>Arsenal</w:t>
            </w:r>
          </w:p>
        </w:tc>
        <w:tc>
          <w:tcPr>
            <w:tcW w:w="134" w:type="pct"/>
          </w:tcPr>
          <w:p w14:paraId="110A6D45"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5</w:t>
            </w:r>
          </w:p>
        </w:tc>
        <w:tc>
          <w:tcPr>
            <w:tcW w:w="628" w:type="pct"/>
          </w:tcPr>
          <w:p w14:paraId="580E9E99"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Man City</w:t>
            </w:r>
          </w:p>
        </w:tc>
        <w:tc>
          <w:tcPr>
            <w:tcW w:w="229" w:type="pct"/>
          </w:tcPr>
          <w:p w14:paraId="43E725B4"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5</w:t>
            </w:r>
          </w:p>
        </w:tc>
      </w:tr>
      <w:tr w:rsidR="002F33C9" w:rsidRPr="007A228F" w14:paraId="7F30DA09" w14:textId="77777777" w:rsidTr="007A228F">
        <w:trPr>
          <w:jc w:val="center"/>
        </w:trPr>
        <w:tc>
          <w:tcPr>
            <w:tcW w:w="1102" w:type="pct"/>
            <w:vAlign w:val="bottom"/>
          </w:tcPr>
          <w:p w14:paraId="741F57EE" w14:textId="77777777" w:rsidR="002F663E" w:rsidRPr="00165DE0" w:rsidRDefault="002F663E" w:rsidP="002F33C9">
            <w:pPr>
              <w:spacing w:after="0" w:line="240" w:lineRule="auto"/>
              <w:rPr>
                <w:rFonts w:ascii="Times New Roman" w:eastAsia="Times New Roman" w:hAnsi="Times New Roman"/>
                <w:color w:val="000000" w:themeColor="text1"/>
                <w:sz w:val="20"/>
                <w:szCs w:val="20"/>
                <w:lang w:eastAsia="en-GB"/>
              </w:rPr>
            </w:pPr>
            <w:r w:rsidRPr="00165DE0">
              <w:rPr>
                <w:rFonts w:ascii="Times New Roman" w:eastAsia="Times New Roman" w:hAnsi="Times New Roman"/>
                <w:color w:val="000000" w:themeColor="text1"/>
                <w:sz w:val="20"/>
                <w:szCs w:val="20"/>
                <w:lang w:eastAsia="en-GB"/>
              </w:rPr>
              <w:t>2nd most successful team</w:t>
            </w:r>
          </w:p>
        </w:tc>
        <w:tc>
          <w:tcPr>
            <w:tcW w:w="576" w:type="pct"/>
          </w:tcPr>
          <w:p w14:paraId="717D39D2"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Blackburn</w:t>
            </w:r>
          </w:p>
        </w:tc>
        <w:tc>
          <w:tcPr>
            <w:tcW w:w="136" w:type="pct"/>
          </w:tcPr>
          <w:p w14:paraId="6C2030F0"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3</w:t>
            </w:r>
          </w:p>
        </w:tc>
        <w:tc>
          <w:tcPr>
            <w:tcW w:w="626" w:type="pct"/>
          </w:tcPr>
          <w:p w14:paraId="2A024693" w14:textId="77777777" w:rsidR="002F663E" w:rsidRPr="00165DE0" w:rsidRDefault="002F663E" w:rsidP="002F33C9">
            <w:pPr>
              <w:spacing w:after="0" w:line="240" w:lineRule="auto"/>
              <w:rPr>
                <w:rFonts w:ascii="Times New Roman" w:hAnsi="Times New Roman"/>
                <w:b/>
                <w:color w:val="000000" w:themeColor="text1"/>
                <w:sz w:val="20"/>
                <w:szCs w:val="20"/>
              </w:rPr>
            </w:pPr>
            <w:r w:rsidRPr="00165DE0">
              <w:rPr>
                <w:rFonts w:ascii="Times New Roman" w:hAnsi="Times New Roman"/>
                <w:b/>
                <w:color w:val="000000" w:themeColor="text1"/>
                <w:sz w:val="20"/>
                <w:szCs w:val="20"/>
              </w:rPr>
              <w:t>Man Utd</w:t>
            </w:r>
          </w:p>
        </w:tc>
        <w:tc>
          <w:tcPr>
            <w:tcW w:w="143" w:type="pct"/>
          </w:tcPr>
          <w:p w14:paraId="345A31B8"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5</w:t>
            </w:r>
          </w:p>
        </w:tc>
        <w:tc>
          <w:tcPr>
            <w:tcW w:w="621" w:type="pct"/>
          </w:tcPr>
          <w:p w14:paraId="03324227"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Chelsea</w:t>
            </w:r>
          </w:p>
        </w:tc>
        <w:tc>
          <w:tcPr>
            <w:tcW w:w="134" w:type="pct"/>
          </w:tcPr>
          <w:p w14:paraId="3A2091A2"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5</w:t>
            </w:r>
          </w:p>
        </w:tc>
        <w:tc>
          <w:tcPr>
            <w:tcW w:w="673" w:type="pct"/>
          </w:tcPr>
          <w:p w14:paraId="0E7FC7ED" w14:textId="77777777" w:rsidR="002F663E" w:rsidRPr="00165DE0" w:rsidRDefault="002F663E" w:rsidP="002F33C9">
            <w:pPr>
              <w:spacing w:after="0" w:line="240" w:lineRule="auto"/>
              <w:rPr>
                <w:rFonts w:ascii="Times New Roman" w:hAnsi="Times New Roman"/>
                <w:b/>
                <w:color w:val="000000" w:themeColor="text1"/>
                <w:sz w:val="20"/>
                <w:szCs w:val="20"/>
              </w:rPr>
            </w:pPr>
            <w:r w:rsidRPr="00165DE0">
              <w:rPr>
                <w:rFonts w:ascii="Times New Roman" w:hAnsi="Times New Roman"/>
                <w:b/>
                <w:color w:val="000000" w:themeColor="text1"/>
                <w:sz w:val="20"/>
                <w:szCs w:val="20"/>
              </w:rPr>
              <w:t>Man Utd</w:t>
            </w:r>
          </w:p>
        </w:tc>
        <w:tc>
          <w:tcPr>
            <w:tcW w:w="134" w:type="pct"/>
          </w:tcPr>
          <w:p w14:paraId="572591EF"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5</w:t>
            </w:r>
          </w:p>
        </w:tc>
        <w:tc>
          <w:tcPr>
            <w:tcW w:w="628" w:type="pct"/>
          </w:tcPr>
          <w:p w14:paraId="575C5890" w14:textId="77777777" w:rsidR="002F663E" w:rsidRPr="00165DE0" w:rsidRDefault="002F663E" w:rsidP="002F33C9">
            <w:pPr>
              <w:spacing w:after="0" w:line="240" w:lineRule="auto"/>
              <w:rPr>
                <w:rFonts w:ascii="Times New Roman" w:hAnsi="Times New Roman"/>
                <w:b/>
                <w:color w:val="000000" w:themeColor="text1"/>
                <w:sz w:val="20"/>
                <w:szCs w:val="20"/>
              </w:rPr>
            </w:pPr>
            <w:r w:rsidRPr="00165DE0">
              <w:rPr>
                <w:rFonts w:ascii="Times New Roman" w:hAnsi="Times New Roman"/>
                <w:b/>
                <w:color w:val="000000" w:themeColor="text1"/>
                <w:sz w:val="20"/>
                <w:szCs w:val="20"/>
              </w:rPr>
              <w:t>Arsenal</w:t>
            </w:r>
          </w:p>
        </w:tc>
        <w:tc>
          <w:tcPr>
            <w:tcW w:w="229" w:type="pct"/>
          </w:tcPr>
          <w:p w14:paraId="0CBE64E2"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4</w:t>
            </w:r>
          </w:p>
        </w:tc>
      </w:tr>
      <w:tr w:rsidR="002F33C9" w:rsidRPr="007A228F" w14:paraId="19492870" w14:textId="77777777" w:rsidTr="007A228F">
        <w:trPr>
          <w:jc w:val="center"/>
        </w:trPr>
        <w:tc>
          <w:tcPr>
            <w:tcW w:w="1102" w:type="pct"/>
          </w:tcPr>
          <w:p w14:paraId="1029845B"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eastAsia="Times New Roman" w:hAnsi="Times New Roman"/>
                <w:color w:val="000000" w:themeColor="text1"/>
                <w:sz w:val="20"/>
                <w:szCs w:val="20"/>
                <w:lang w:eastAsia="en-GB"/>
              </w:rPr>
              <w:t>3rd</w:t>
            </w:r>
          </w:p>
        </w:tc>
        <w:tc>
          <w:tcPr>
            <w:tcW w:w="576" w:type="pct"/>
          </w:tcPr>
          <w:p w14:paraId="23C75EEB" w14:textId="77777777" w:rsidR="002F663E" w:rsidRPr="00165DE0" w:rsidRDefault="002F663E" w:rsidP="002F33C9">
            <w:pPr>
              <w:spacing w:after="0" w:line="240" w:lineRule="auto"/>
              <w:rPr>
                <w:rFonts w:ascii="Times New Roman" w:eastAsia="Times New Roman" w:hAnsi="Times New Roman"/>
                <w:b/>
                <w:color w:val="000000" w:themeColor="text1"/>
                <w:sz w:val="20"/>
                <w:szCs w:val="20"/>
                <w:lang w:eastAsia="en-GB"/>
              </w:rPr>
            </w:pPr>
            <w:r w:rsidRPr="00165DE0">
              <w:rPr>
                <w:rFonts w:ascii="Times New Roman" w:eastAsia="Times New Roman" w:hAnsi="Times New Roman"/>
                <w:b/>
                <w:color w:val="000000" w:themeColor="text1"/>
                <w:sz w:val="20"/>
                <w:szCs w:val="20"/>
                <w:lang w:eastAsia="en-GB"/>
              </w:rPr>
              <w:t>Liverpool</w:t>
            </w:r>
          </w:p>
        </w:tc>
        <w:tc>
          <w:tcPr>
            <w:tcW w:w="136" w:type="pct"/>
          </w:tcPr>
          <w:p w14:paraId="32911844" w14:textId="77777777" w:rsidR="002F663E" w:rsidRPr="00165DE0" w:rsidRDefault="002F663E" w:rsidP="002F33C9">
            <w:pPr>
              <w:spacing w:after="0" w:line="240" w:lineRule="auto"/>
              <w:rPr>
                <w:rFonts w:ascii="Times New Roman" w:eastAsia="Times New Roman" w:hAnsi="Times New Roman"/>
                <w:color w:val="000000" w:themeColor="text1"/>
                <w:sz w:val="20"/>
                <w:szCs w:val="20"/>
                <w:lang w:eastAsia="en-GB"/>
              </w:rPr>
            </w:pPr>
            <w:r w:rsidRPr="00165DE0">
              <w:rPr>
                <w:rFonts w:ascii="Times New Roman" w:eastAsia="Times New Roman" w:hAnsi="Times New Roman"/>
                <w:color w:val="000000" w:themeColor="text1"/>
                <w:sz w:val="20"/>
                <w:szCs w:val="20"/>
                <w:lang w:eastAsia="en-GB"/>
              </w:rPr>
              <w:t>3</w:t>
            </w:r>
          </w:p>
        </w:tc>
        <w:tc>
          <w:tcPr>
            <w:tcW w:w="626" w:type="pct"/>
          </w:tcPr>
          <w:p w14:paraId="035CB9B4" w14:textId="77777777" w:rsidR="002F663E" w:rsidRPr="00165DE0" w:rsidRDefault="002F663E" w:rsidP="002F33C9">
            <w:pPr>
              <w:spacing w:after="0" w:line="240" w:lineRule="auto"/>
              <w:rPr>
                <w:rFonts w:ascii="Times New Roman" w:eastAsia="Times New Roman" w:hAnsi="Times New Roman"/>
                <w:b/>
                <w:color w:val="000000" w:themeColor="text1"/>
                <w:sz w:val="20"/>
                <w:szCs w:val="20"/>
                <w:lang w:eastAsia="en-GB"/>
              </w:rPr>
            </w:pPr>
            <w:r w:rsidRPr="00165DE0">
              <w:rPr>
                <w:rFonts w:ascii="Times New Roman" w:eastAsia="Times New Roman" w:hAnsi="Times New Roman"/>
                <w:b/>
                <w:color w:val="000000" w:themeColor="text1"/>
                <w:sz w:val="20"/>
                <w:szCs w:val="20"/>
                <w:lang w:eastAsia="en-GB"/>
              </w:rPr>
              <w:t>Liverpool</w:t>
            </w:r>
          </w:p>
        </w:tc>
        <w:tc>
          <w:tcPr>
            <w:tcW w:w="143" w:type="pct"/>
          </w:tcPr>
          <w:p w14:paraId="174CEF6E"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4</w:t>
            </w:r>
          </w:p>
        </w:tc>
        <w:tc>
          <w:tcPr>
            <w:tcW w:w="621" w:type="pct"/>
          </w:tcPr>
          <w:p w14:paraId="7D8A1BE9" w14:textId="77777777" w:rsidR="002F663E" w:rsidRPr="00165DE0" w:rsidRDefault="002F663E" w:rsidP="002F33C9">
            <w:pPr>
              <w:spacing w:after="0" w:line="240" w:lineRule="auto"/>
              <w:rPr>
                <w:rFonts w:ascii="Times New Roman" w:hAnsi="Times New Roman"/>
                <w:b/>
                <w:color w:val="000000" w:themeColor="text1"/>
                <w:sz w:val="20"/>
                <w:szCs w:val="20"/>
              </w:rPr>
            </w:pPr>
            <w:r w:rsidRPr="00165DE0">
              <w:rPr>
                <w:rFonts w:ascii="Times New Roman" w:hAnsi="Times New Roman"/>
                <w:b/>
                <w:color w:val="000000" w:themeColor="text1"/>
                <w:sz w:val="20"/>
                <w:szCs w:val="20"/>
              </w:rPr>
              <w:t>Man Utd</w:t>
            </w:r>
          </w:p>
        </w:tc>
        <w:tc>
          <w:tcPr>
            <w:tcW w:w="134" w:type="pct"/>
          </w:tcPr>
          <w:p w14:paraId="365DA864"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5</w:t>
            </w:r>
          </w:p>
        </w:tc>
        <w:tc>
          <w:tcPr>
            <w:tcW w:w="673" w:type="pct"/>
          </w:tcPr>
          <w:p w14:paraId="4211C9C9"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Chelsea</w:t>
            </w:r>
          </w:p>
        </w:tc>
        <w:tc>
          <w:tcPr>
            <w:tcW w:w="134" w:type="pct"/>
          </w:tcPr>
          <w:p w14:paraId="3F770C78"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4</w:t>
            </w:r>
          </w:p>
        </w:tc>
        <w:tc>
          <w:tcPr>
            <w:tcW w:w="628" w:type="pct"/>
          </w:tcPr>
          <w:p w14:paraId="55263960"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Chelsea</w:t>
            </w:r>
          </w:p>
        </w:tc>
        <w:tc>
          <w:tcPr>
            <w:tcW w:w="229" w:type="pct"/>
          </w:tcPr>
          <w:p w14:paraId="3673F34A"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4</w:t>
            </w:r>
          </w:p>
        </w:tc>
      </w:tr>
      <w:tr w:rsidR="002F33C9" w:rsidRPr="007A228F" w14:paraId="71D26CCA" w14:textId="77777777" w:rsidTr="007A228F">
        <w:trPr>
          <w:jc w:val="center"/>
        </w:trPr>
        <w:tc>
          <w:tcPr>
            <w:tcW w:w="1102" w:type="pct"/>
          </w:tcPr>
          <w:p w14:paraId="26A12043"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eastAsia="Times New Roman" w:hAnsi="Times New Roman"/>
                <w:color w:val="000000" w:themeColor="text1"/>
                <w:sz w:val="20"/>
                <w:szCs w:val="20"/>
                <w:lang w:eastAsia="en-GB"/>
              </w:rPr>
              <w:t>4th</w:t>
            </w:r>
          </w:p>
        </w:tc>
        <w:tc>
          <w:tcPr>
            <w:tcW w:w="576" w:type="pct"/>
          </w:tcPr>
          <w:p w14:paraId="0E5F8070"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Newcastle</w:t>
            </w:r>
          </w:p>
        </w:tc>
        <w:tc>
          <w:tcPr>
            <w:tcW w:w="136" w:type="pct"/>
          </w:tcPr>
          <w:p w14:paraId="00CEF0DA"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3</w:t>
            </w:r>
          </w:p>
        </w:tc>
        <w:tc>
          <w:tcPr>
            <w:tcW w:w="626" w:type="pct"/>
          </w:tcPr>
          <w:p w14:paraId="1DFA9C76"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Leeds</w:t>
            </w:r>
          </w:p>
        </w:tc>
        <w:tc>
          <w:tcPr>
            <w:tcW w:w="143" w:type="pct"/>
          </w:tcPr>
          <w:p w14:paraId="3251165D"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3</w:t>
            </w:r>
          </w:p>
        </w:tc>
        <w:tc>
          <w:tcPr>
            <w:tcW w:w="621" w:type="pct"/>
          </w:tcPr>
          <w:p w14:paraId="6BD3B54D" w14:textId="77777777" w:rsidR="002F663E" w:rsidRPr="00165DE0" w:rsidRDefault="002F663E" w:rsidP="002F33C9">
            <w:pPr>
              <w:spacing w:after="0" w:line="240" w:lineRule="auto"/>
              <w:rPr>
                <w:rFonts w:ascii="Times New Roman" w:hAnsi="Times New Roman"/>
                <w:b/>
                <w:color w:val="000000" w:themeColor="text1"/>
                <w:sz w:val="20"/>
                <w:szCs w:val="20"/>
              </w:rPr>
            </w:pPr>
            <w:r w:rsidRPr="00165DE0">
              <w:rPr>
                <w:rFonts w:ascii="Times New Roman" w:hAnsi="Times New Roman"/>
                <w:b/>
                <w:color w:val="000000" w:themeColor="text1"/>
                <w:sz w:val="20"/>
                <w:szCs w:val="20"/>
              </w:rPr>
              <w:t>Liverpool</w:t>
            </w:r>
          </w:p>
        </w:tc>
        <w:tc>
          <w:tcPr>
            <w:tcW w:w="134" w:type="pct"/>
          </w:tcPr>
          <w:p w14:paraId="33DF466B"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3</w:t>
            </w:r>
          </w:p>
        </w:tc>
        <w:tc>
          <w:tcPr>
            <w:tcW w:w="673" w:type="pct"/>
          </w:tcPr>
          <w:p w14:paraId="179D4746" w14:textId="77777777" w:rsidR="002F663E" w:rsidRPr="00165DE0" w:rsidRDefault="002F663E" w:rsidP="002F33C9">
            <w:pPr>
              <w:spacing w:after="0" w:line="240" w:lineRule="auto"/>
              <w:rPr>
                <w:rFonts w:ascii="Times New Roman" w:eastAsia="Times New Roman" w:hAnsi="Times New Roman"/>
                <w:b/>
                <w:color w:val="000000" w:themeColor="text1"/>
                <w:sz w:val="20"/>
                <w:szCs w:val="20"/>
                <w:lang w:eastAsia="en-GB"/>
              </w:rPr>
            </w:pPr>
            <w:r w:rsidRPr="00165DE0">
              <w:rPr>
                <w:rFonts w:ascii="Times New Roman" w:eastAsia="Times New Roman" w:hAnsi="Times New Roman"/>
                <w:b/>
                <w:color w:val="000000" w:themeColor="text1"/>
                <w:sz w:val="20"/>
                <w:szCs w:val="20"/>
                <w:lang w:eastAsia="en-GB"/>
              </w:rPr>
              <w:t>Liverpool</w:t>
            </w:r>
          </w:p>
        </w:tc>
        <w:tc>
          <w:tcPr>
            <w:tcW w:w="134" w:type="pct"/>
          </w:tcPr>
          <w:p w14:paraId="07C3F816"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2</w:t>
            </w:r>
          </w:p>
        </w:tc>
        <w:tc>
          <w:tcPr>
            <w:tcW w:w="628" w:type="pct"/>
          </w:tcPr>
          <w:p w14:paraId="04112B8D" w14:textId="77777777" w:rsidR="002F663E" w:rsidRPr="00165DE0" w:rsidRDefault="002F663E" w:rsidP="002F33C9">
            <w:pPr>
              <w:spacing w:after="0" w:line="240" w:lineRule="auto"/>
              <w:rPr>
                <w:rFonts w:ascii="Times New Roman" w:hAnsi="Times New Roman"/>
                <w:b/>
                <w:color w:val="000000" w:themeColor="text1"/>
                <w:sz w:val="20"/>
                <w:szCs w:val="20"/>
              </w:rPr>
            </w:pPr>
            <w:r w:rsidRPr="00165DE0">
              <w:rPr>
                <w:rFonts w:ascii="Times New Roman" w:hAnsi="Times New Roman"/>
                <w:b/>
                <w:color w:val="000000" w:themeColor="text1"/>
                <w:sz w:val="20"/>
                <w:szCs w:val="20"/>
              </w:rPr>
              <w:t>Liverpool</w:t>
            </w:r>
          </w:p>
        </w:tc>
        <w:tc>
          <w:tcPr>
            <w:tcW w:w="229" w:type="pct"/>
          </w:tcPr>
          <w:p w14:paraId="21C0859C"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2</w:t>
            </w:r>
          </w:p>
        </w:tc>
      </w:tr>
      <w:tr w:rsidR="002F33C9" w:rsidRPr="007A228F" w14:paraId="4B20CCDF" w14:textId="77777777" w:rsidTr="007A228F">
        <w:trPr>
          <w:jc w:val="center"/>
        </w:trPr>
        <w:tc>
          <w:tcPr>
            <w:tcW w:w="1102" w:type="pct"/>
          </w:tcPr>
          <w:p w14:paraId="30A46749"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eastAsia="Times New Roman" w:hAnsi="Times New Roman"/>
                <w:color w:val="000000" w:themeColor="text1"/>
                <w:sz w:val="20"/>
                <w:szCs w:val="20"/>
                <w:lang w:eastAsia="en-GB"/>
              </w:rPr>
              <w:t>5th</w:t>
            </w:r>
          </w:p>
        </w:tc>
        <w:tc>
          <w:tcPr>
            <w:tcW w:w="576" w:type="pct"/>
          </w:tcPr>
          <w:p w14:paraId="2E1B368F" w14:textId="77777777" w:rsidR="002F663E" w:rsidRPr="00165DE0" w:rsidRDefault="002F663E" w:rsidP="002F33C9">
            <w:pPr>
              <w:spacing w:after="0" w:line="240" w:lineRule="auto"/>
              <w:rPr>
                <w:rFonts w:ascii="Times New Roman" w:hAnsi="Times New Roman"/>
                <w:b/>
                <w:color w:val="000000" w:themeColor="text1"/>
                <w:sz w:val="20"/>
                <w:szCs w:val="20"/>
              </w:rPr>
            </w:pPr>
            <w:r w:rsidRPr="00165DE0">
              <w:rPr>
                <w:rFonts w:ascii="Times New Roman" w:hAnsi="Times New Roman"/>
                <w:b/>
                <w:color w:val="000000" w:themeColor="text1"/>
                <w:sz w:val="20"/>
                <w:szCs w:val="20"/>
              </w:rPr>
              <w:t>Arsenal</w:t>
            </w:r>
          </w:p>
        </w:tc>
        <w:tc>
          <w:tcPr>
            <w:tcW w:w="136" w:type="pct"/>
          </w:tcPr>
          <w:p w14:paraId="6508DA06"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2</w:t>
            </w:r>
          </w:p>
        </w:tc>
        <w:tc>
          <w:tcPr>
            <w:tcW w:w="626" w:type="pct"/>
          </w:tcPr>
          <w:p w14:paraId="1FA0FC5C"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Chelsea</w:t>
            </w:r>
          </w:p>
        </w:tc>
        <w:tc>
          <w:tcPr>
            <w:tcW w:w="143" w:type="pct"/>
          </w:tcPr>
          <w:p w14:paraId="7DFE29A3"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2</w:t>
            </w:r>
          </w:p>
        </w:tc>
        <w:tc>
          <w:tcPr>
            <w:tcW w:w="621" w:type="pct"/>
          </w:tcPr>
          <w:p w14:paraId="1A9058B7"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Everton</w:t>
            </w:r>
          </w:p>
        </w:tc>
        <w:tc>
          <w:tcPr>
            <w:tcW w:w="134" w:type="pct"/>
          </w:tcPr>
          <w:p w14:paraId="2EA819C2"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1</w:t>
            </w:r>
          </w:p>
        </w:tc>
        <w:tc>
          <w:tcPr>
            <w:tcW w:w="673" w:type="pct"/>
          </w:tcPr>
          <w:p w14:paraId="01F0E093"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Man City</w:t>
            </w:r>
          </w:p>
        </w:tc>
        <w:tc>
          <w:tcPr>
            <w:tcW w:w="134" w:type="pct"/>
          </w:tcPr>
          <w:p w14:paraId="10E42A9E"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2</w:t>
            </w:r>
          </w:p>
        </w:tc>
        <w:tc>
          <w:tcPr>
            <w:tcW w:w="628" w:type="pct"/>
          </w:tcPr>
          <w:p w14:paraId="1C43A042" w14:textId="77777777" w:rsidR="002F663E" w:rsidRPr="00165DE0" w:rsidRDefault="002F663E" w:rsidP="002F33C9">
            <w:pPr>
              <w:spacing w:after="0" w:line="240" w:lineRule="auto"/>
              <w:rPr>
                <w:rFonts w:ascii="Times New Roman" w:hAnsi="Times New Roman"/>
                <w:b/>
                <w:color w:val="000000" w:themeColor="text1"/>
                <w:sz w:val="20"/>
                <w:szCs w:val="20"/>
              </w:rPr>
            </w:pPr>
            <w:r w:rsidRPr="00165DE0">
              <w:rPr>
                <w:rFonts w:ascii="Times New Roman" w:hAnsi="Times New Roman"/>
                <w:b/>
                <w:color w:val="000000" w:themeColor="text1"/>
                <w:sz w:val="20"/>
                <w:szCs w:val="20"/>
              </w:rPr>
              <w:t>Man Utd</w:t>
            </w:r>
          </w:p>
        </w:tc>
        <w:tc>
          <w:tcPr>
            <w:tcW w:w="229" w:type="pct"/>
          </w:tcPr>
          <w:p w14:paraId="6967B893"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2</w:t>
            </w:r>
          </w:p>
        </w:tc>
      </w:tr>
      <w:tr w:rsidR="002F33C9" w:rsidRPr="007A228F" w14:paraId="3C763F4B" w14:textId="77777777" w:rsidTr="007A228F">
        <w:trPr>
          <w:jc w:val="center"/>
        </w:trPr>
        <w:tc>
          <w:tcPr>
            <w:tcW w:w="1102" w:type="pct"/>
          </w:tcPr>
          <w:p w14:paraId="44606F50"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eastAsia="Times New Roman" w:hAnsi="Times New Roman"/>
                <w:color w:val="000000" w:themeColor="text1"/>
                <w:sz w:val="20"/>
                <w:szCs w:val="20"/>
                <w:lang w:eastAsia="en-GB"/>
              </w:rPr>
              <w:t>6th</w:t>
            </w:r>
          </w:p>
        </w:tc>
        <w:tc>
          <w:tcPr>
            <w:tcW w:w="576" w:type="pct"/>
          </w:tcPr>
          <w:p w14:paraId="429B23E8"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Aston Villa</w:t>
            </w:r>
          </w:p>
        </w:tc>
        <w:tc>
          <w:tcPr>
            <w:tcW w:w="136" w:type="pct"/>
          </w:tcPr>
          <w:p w14:paraId="54BD5EEF"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2</w:t>
            </w:r>
          </w:p>
        </w:tc>
        <w:tc>
          <w:tcPr>
            <w:tcW w:w="626" w:type="pct"/>
          </w:tcPr>
          <w:p w14:paraId="7FEFE6FD"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Newcastle</w:t>
            </w:r>
          </w:p>
        </w:tc>
        <w:tc>
          <w:tcPr>
            <w:tcW w:w="143" w:type="pct"/>
          </w:tcPr>
          <w:p w14:paraId="317D74E4"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1</w:t>
            </w:r>
          </w:p>
        </w:tc>
        <w:tc>
          <w:tcPr>
            <w:tcW w:w="621" w:type="pct"/>
          </w:tcPr>
          <w:p w14:paraId="34FA27C5"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Newcastle</w:t>
            </w:r>
          </w:p>
        </w:tc>
        <w:tc>
          <w:tcPr>
            <w:tcW w:w="134" w:type="pct"/>
          </w:tcPr>
          <w:p w14:paraId="7BD47B57"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1</w:t>
            </w:r>
          </w:p>
        </w:tc>
        <w:tc>
          <w:tcPr>
            <w:tcW w:w="673" w:type="pct"/>
          </w:tcPr>
          <w:p w14:paraId="218CC373"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Spurs</w:t>
            </w:r>
          </w:p>
        </w:tc>
        <w:tc>
          <w:tcPr>
            <w:tcW w:w="134" w:type="pct"/>
          </w:tcPr>
          <w:p w14:paraId="3032DC95"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2</w:t>
            </w:r>
          </w:p>
        </w:tc>
        <w:tc>
          <w:tcPr>
            <w:tcW w:w="628" w:type="pct"/>
          </w:tcPr>
          <w:p w14:paraId="2A4516BF"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Spurs</w:t>
            </w:r>
          </w:p>
        </w:tc>
        <w:tc>
          <w:tcPr>
            <w:tcW w:w="229" w:type="pct"/>
          </w:tcPr>
          <w:p w14:paraId="37867654"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2</w:t>
            </w:r>
          </w:p>
        </w:tc>
      </w:tr>
      <w:tr w:rsidR="002F33C9" w:rsidRPr="007A228F" w14:paraId="687DD595" w14:textId="77777777" w:rsidTr="007A228F">
        <w:trPr>
          <w:jc w:val="center"/>
        </w:trPr>
        <w:tc>
          <w:tcPr>
            <w:tcW w:w="1102" w:type="pct"/>
          </w:tcPr>
          <w:p w14:paraId="1F6704BA"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eastAsia="Times New Roman" w:hAnsi="Times New Roman"/>
                <w:color w:val="000000" w:themeColor="text1"/>
                <w:sz w:val="20"/>
                <w:szCs w:val="20"/>
                <w:lang w:eastAsia="en-GB"/>
              </w:rPr>
              <w:t>7th</w:t>
            </w:r>
          </w:p>
        </w:tc>
        <w:tc>
          <w:tcPr>
            <w:tcW w:w="576" w:type="pct"/>
          </w:tcPr>
          <w:p w14:paraId="4E2D1D4D"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Norwich</w:t>
            </w:r>
          </w:p>
        </w:tc>
        <w:tc>
          <w:tcPr>
            <w:tcW w:w="136" w:type="pct"/>
          </w:tcPr>
          <w:p w14:paraId="33C9E29F"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1</w:t>
            </w:r>
          </w:p>
        </w:tc>
        <w:tc>
          <w:tcPr>
            <w:tcW w:w="626" w:type="pct"/>
          </w:tcPr>
          <w:p w14:paraId="6307CAD2" w14:textId="77777777" w:rsidR="002F663E" w:rsidRPr="00165DE0" w:rsidRDefault="002F663E" w:rsidP="002F33C9">
            <w:pPr>
              <w:spacing w:after="0" w:line="240" w:lineRule="auto"/>
              <w:rPr>
                <w:rFonts w:ascii="Times New Roman" w:hAnsi="Times New Roman"/>
                <w:color w:val="000000" w:themeColor="text1"/>
                <w:sz w:val="20"/>
                <w:szCs w:val="20"/>
              </w:rPr>
            </w:pPr>
          </w:p>
        </w:tc>
        <w:tc>
          <w:tcPr>
            <w:tcW w:w="143" w:type="pct"/>
          </w:tcPr>
          <w:p w14:paraId="3CFCCB0F" w14:textId="77777777" w:rsidR="002F663E" w:rsidRPr="00165DE0" w:rsidRDefault="002F663E" w:rsidP="002F33C9">
            <w:pPr>
              <w:spacing w:after="0" w:line="240" w:lineRule="auto"/>
              <w:rPr>
                <w:rFonts w:ascii="Times New Roman" w:hAnsi="Times New Roman"/>
                <w:color w:val="000000" w:themeColor="text1"/>
                <w:sz w:val="20"/>
                <w:szCs w:val="20"/>
              </w:rPr>
            </w:pPr>
          </w:p>
        </w:tc>
        <w:tc>
          <w:tcPr>
            <w:tcW w:w="621" w:type="pct"/>
          </w:tcPr>
          <w:p w14:paraId="4906C016" w14:textId="77777777" w:rsidR="002F663E" w:rsidRPr="00165DE0" w:rsidRDefault="002F663E" w:rsidP="002F33C9">
            <w:pPr>
              <w:spacing w:after="0" w:line="240" w:lineRule="auto"/>
              <w:rPr>
                <w:rFonts w:ascii="Times New Roman" w:hAnsi="Times New Roman"/>
                <w:color w:val="000000" w:themeColor="text1"/>
                <w:sz w:val="20"/>
                <w:szCs w:val="20"/>
              </w:rPr>
            </w:pPr>
          </w:p>
        </w:tc>
        <w:tc>
          <w:tcPr>
            <w:tcW w:w="134" w:type="pct"/>
          </w:tcPr>
          <w:p w14:paraId="2303EA54" w14:textId="77777777" w:rsidR="002F663E" w:rsidRPr="00165DE0" w:rsidRDefault="002F663E" w:rsidP="002F33C9">
            <w:pPr>
              <w:spacing w:after="0" w:line="240" w:lineRule="auto"/>
              <w:rPr>
                <w:rFonts w:ascii="Times New Roman" w:hAnsi="Times New Roman"/>
                <w:color w:val="000000" w:themeColor="text1"/>
                <w:sz w:val="20"/>
                <w:szCs w:val="20"/>
              </w:rPr>
            </w:pPr>
          </w:p>
        </w:tc>
        <w:tc>
          <w:tcPr>
            <w:tcW w:w="673" w:type="pct"/>
          </w:tcPr>
          <w:p w14:paraId="6841664A" w14:textId="77777777" w:rsidR="002F663E" w:rsidRPr="00165DE0" w:rsidRDefault="002F663E" w:rsidP="002F33C9">
            <w:pPr>
              <w:spacing w:after="0" w:line="240" w:lineRule="auto"/>
              <w:rPr>
                <w:rFonts w:ascii="Times New Roman" w:hAnsi="Times New Roman"/>
                <w:color w:val="000000" w:themeColor="text1"/>
                <w:sz w:val="20"/>
                <w:szCs w:val="20"/>
              </w:rPr>
            </w:pPr>
          </w:p>
        </w:tc>
        <w:tc>
          <w:tcPr>
            <w:tcW w:w="134" w:type="pct"/>
          </w:tcPr>
          <w:p w14:paraId="2FFE138E" w14:textId="77777777" w:rsidR="002F663E" w:rsidRPr="00165DE0" w:rsidRDefault="002F663E" w:rsidP="002F33C9">
            <w:pPr>
              <w:spacing w:after="0" w:line="240" w:lineRule="auto"/>
              <w:rPr>
                <w:rFonts w:ascii="Times New Roman" w:hAnsi="Times New Roman"/>
                <w:color w:val="000000" w:themeColor="text1"/>
                <w:sz w:val="20"/>
                <w:szCs w:val="20"/>
              </w:rPr>
            </w:pPr>
          </w:p>
        </w:tc>
        <w:tc>
          <w:tcPr>
            <w:tcW w:w="628" w:type="pct"/>
          </w:tcPr>
          <w:p w14:paraId="4140ECED"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Leicester</w:t>
            </w:r>
          </w:p>
        </w:tc>
        <w:tc>
          <w:tcPr>
            <w:tcW w:w="229" w:type="pct"/>
          </w:tcPr>
          <w:p w14:paraId="72CE1EBB"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1</w:t>
            </w:r>
          </w:p>
        </w:tc>
      </w:tr>
      <w:tr w:rsidR="002F33C9" w:rsidRPr="007A228F" w14:paraId="03B2C386" w14:textId="77777777" w:rsidTr="007A228F">
        <w:trPr>
          <w:jc w:val="center"/>
        </w:trPr>
        <w:tc>
          <w:tcPr>
            <w:tcW w:w="1102" w:type="pct"/>
          </w:tcPr>
          <w:p w14:paraId="3E779377"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eastAsia="Times New Roman" w:hAnsi="Times New Roman"/>
                <w:color w:val="000000" w:themeColor="text1"/>
                <w:sz w:val="20"/>
                <w:szCs w:val="20"/>
                <w:lang w:eastAsia="en-GB"/>
              </w:rPr>
              <w:t>8th</w:t>
            </w:r>
          </w:p>
        </w:tc>
        <w:tc>
          <w:tcPr>
            <w:tcW w:w="576" w:type="pct"/>
          </w:tcPr>
          <w:p w14:paraId="0C610A02"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Nottm Forest</w:t>
            </w:r>
          </w:p>
        </w:tc>
        <w:tc>
          <w:tcPr>
            <w:tcW w:w="136" w:type="pct"/>
          </w:tcPr>
          <w:p w14:paraId="01C9B709"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1</w:t>
            </w:r>
          </w:p>
        </w:tc>
        <w:tc>
          <w:tcPr>
            <w:tcW w:w="626" w:type="pct"/>
          </w:tcPr>
          <w:p w14:paraId="327F929C" w14:textId="77777777" w:rsidR="002F663E" w:rsidRPr="00165DE0" w:rsidRDefault="002F663E" w:rsidP="002F33C9">
            <w:pPr>
              <w:spacing w:after="0" w:line="240" w:lineRule="auto"/>
              <w:rPr>
                <w:rFonts w:ascii="Times New Roman" w:hAnsi="Times New Roman"/>
                <w:color w:val="000000" w:themeColor="text1"/>
                <w:sz w:val="20"/>
                <w:szCs w:val="20"/>
              </w:rPr>
            </w:pPr>
          </w:p>
        </w:tc>
        <w:tc>
          <w:tcPr>
            <w:tcW w:w="143" w:type="pct"/>
          </w:tcPr>
          <w:p w14:paraId="6328494F" w14:textId="77777777" w:rsidR="002F663E" w:rsidRPr="00165DE0" w:rsidRDefault="002F663E" w:rsidP="002F33C9">
            <w:pPr>
              <w:spacing w:after="0" w:line="240" w:lineRule="auto"/>
              <w:rPr>
                <w:rFonts w:ascii="Times New Roman" w:hAnsi="Times New Roman"/>
                <w:color w:val="000000" w:themeColor="text1"/>
                <w:sz w:val="20"/>
                <w:szCs w:val="20"/>
              </w:rPr>
            </w:pPr>
          </w:p>
        </w:tc>
        <w:tc>
          <w:tcPr>
            <w:tcW w:w="621" w:type="pct"/>
          </w:tcPr>
          <w:p w14:paraId="1B9135FE" w14:textId="77777777" w:rsidR="002F663E" w:rsidRPr="00165DE0" w:rsidRDefault="002F663E" w:rsidP="002F33C9">
            <w:pPr>
              <w:spacing w:after="0" w:line="240" w:lineRule="auto"/>
              <w:rPr>
                <w:rFonts w:ascii="Times New Roman" w:hAnsi="Times New Roman"/>
                <w:color w:val="000000" w:themeColor="text1"/>
                <w:sz w:val="20"/>
                <w:szCs w:val="20"/>
              </w:rPr>
            </w:pPr>
          </w:p>
        </w:tc>
        <w:tc>
          <w:tcPr>
            <w:tcW w:w="134" w:type="pct"/>
          </w:tcPr>
          <w:p w14:paraId="2CD10008" w14:textId="77777777" w:rsidR="002F663E" w:rsidRPr="00165DE0" w:rsidRDefault="002F663E" w:rsidP="002F33C9">
            <w:pPr>
              <w:spacing w:after="0" w:line="240" w:lineRule="auto"/>
              <w:rPr>
                <w:rFonts w:ascii="Times New Roman" w:hAnsi="Times New Roman"/>
                <w:color w:val="000000" w:themeColor="text1"/>
                <w:sz w:val="20"/>
                <w:szCs w:val="20"/>
              </w:rPr>
            </w:pPr>
          </w:p>
        </w:tc>
        <w:tc>
          <w:tcPr>
            <w:tcW w:w="673" w:type="pct"/>
          </w:tcPr>
          <w:p w14:paraId="68FAF391" w14:textId="77777777" w:rsidR="002F663E" w:rsidRPr="00165DE0" w:rsidRDefault="002F663E" w:rsidP="002F33C9">
            <w:pPr>
              <w:spacing w:after="0" w:line="240" w:lineRule="auto"/>
              <w:rPr>
                <w:rFonts w:ascii="Times New Roman" w:hAnsi="Times New Roman"/>
                <w:color w:val="000000" w:themeColor="text1"/>
                <w:sz w:val="20"/>
                <w:szCs w:val="20"/>
              </w:rPr>
            </w:pPr>
          </w:p>
        </w:tc>
        <w:tc>
          <w:tcPr>
            <w:tcW w:w="134" w:type="pct"/>
          </w:tcPr>
          <w:p w14:paraId="7E5EF882" w14:textId="77777777" w:rsidR="002F663E" w:rsidRPr="00165DE0" w:rsidRDefault="002F663E" w:rsidP="002F33C9">
            <w:pPr>
              <w:spacing w:after="0" w:line="240" w:lineRule="auto"/>
              <w:rPr>
                <w:rFonts w:ascii="Times New Roman" w:hAnsi="Times New Roman"/>
                <w:color w:val="000000" w:themeColor="text1"/>
                <w:sz w:val="20"/>
                <w:szCs w:val="20"/>
              </w:rPr>
            </w:pPr>
          </w:p>
        </w:tc>
        <w:tc>
          <w:tcPr>
            <w:tcW w:w="628" w:type="pct"/>
          </w:tcPr>
          <w:p w14:paraId="1C709694" w14:textId="77777777" w:rsidR="002F663E" w:rsidRPr="00165DE0" w:rsidRDefault="002F663E" w:rsidP="002F33C9">
            <w:pPr>
              <w:spacing w:after="0" w:line="240" w:lineRule="auto"/>
              <w:rPr>
                <w:rFonts w:ascii="Times New Roman" w:hAnsi="Times New Roman"/>
                <w:color w:val="000000" w:themeColor="text1"/>
                <w:sz w:val="20"/>
                <w:szCs w:val="20"/>
              </w:rPr>
            </w:pPr>
          </w:p>
        </w:tc>
        <w:tc>
          <w:tcPr>
            <w:tcW w:w="229" w:type="pct"/>
          </w:tcPr>
          <w:p w14:paraId="264D6F47" w14:textId="77777777" w:rsidR="002F663E" w:rsidRPr="00165DE0" w:rsidRDefault="002F663E" w:rsidP="002F33C9">
            <w:pPr>
              <w:spacing w:after="0" w:line="240" w:lineRule="auto"/>
              <w:rPr>
                <w:rFonts w:ascii="Times New Roman" w:hAnsi="Times New Roman"/>
                <w:color w:val="000000" w:themeColor="text1"/>
                <w:sz w:val="20"/>
                <w:szCs w:val="20"/>
              </w:rPr>
            </w:pPr>
          </w:p>
        </w:tc>
      </w:tr>
      <w:tr w:rsidR="002F33C9" w:rsidRPr="007A228F" w14:paraId="5687C1E4" w14:textId="77777777" w:rsidTr="007A228F">
        <w:trPr>
          <w:jc w:val="center"/>
        </w:trPr>
        <w:tc>
          <w:tcPr>
            <w:tcW w:w="1102" w:type="pct"/>
          </w:tcPr>
          <w:p w14:paraId="7C039F27"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lastRenderedPageBreak/>
              <w:t>Total no. of teams in top four</w:t>
            </w:r>
          </w:p>
        </w:tc>
        <w:tc>
          <w:tcPr>
            <w:tcW w:w="712" w:type="pct"/>
            <w:gridSpan w:val="2"/>
          </w:tcPr>
          <w:p w14:paraId="31FD9334"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8</w:t>
            </w:r>
          </w:p>
        </w:tc>
        <w:tc>
          <w:tcPr>
            <w:tcW w:w="769" w:type="pct"/>
            <w:gridSpan w:val="2"/>
          </w:tcPr>
          <w:p w14:paraId="68050B6E"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6</w:t>
            </w:r>
          </w:p>
        </w:tc>
        <w:tc>
          <w:tcPr>
            <w:tcW w:w="755" w:type="pct"/>
            <w:gridSpan w:val="2"/>
          </w:tcPr>
          <w:p w14:paraId="24945720"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6</w:t>
            </w:r>
          </w:p>
        </w:tc>
        <w:tc>
          <w:tcPr>
            <w:tcW w:w="807" w:type="pct"/>
            <w:gridSpan w:val="2"/>
          </w:tcPr>
          <w:p w14:paraId="69DF2A22"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6</w:t>
            </w:r>
          </w:p>
        </w:tc>
        <w:tc>
          <w:tcPr>
            <w:tcW w:w="856" w:type="pct"/>
            <w:gridSpan w:val="2"/>
          </w:tcPr>
          <w:p w14:paraId="31604D71"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7</w:t>
            </w:r>
          </w:p>
        </w:tc>
      </w:tr>
      <w:tr w:rsidR="002F33C9" w:rsidRPr="007A228F" w14:paraId="4DEE30DA" w14:textId="77777777" w:rsidTr="007A228F">
        <w:trPr>
          <w:jc w:val="center"/>
        </w:trPr>
        <w:tc>
          <w:tcPr>
            <w:tcW w:w="1102" w:type="pct"/>
          </w:tcPr>
          <w:p w14:paraId="31261980"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Concentration index</w:t>
            </w:r>
          </w:p>
        </w:tc>
        <w:tc>
          <w:tcPr>
            <w:tcW w:w="712" w:type="pct"/>
            <w:gridSpan w:val="2"/>
          </w:tcPr>
          <w:p w14:paraId="1DAD1CE4"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 xml:space="preserve"> 0.75</w:t>
            </w:r>
          </w:p>
        </w:tc>
        <w:tc>
          <w:tcPr>
            <w:tcW w:w="769" w:type="pct"/>
            <w:gridSpan w:val="2"/>
          </w:tcPr>
          <w:p w14:paraId="153A250E" w14:textId="77777777" w:rsidR="002F663E" w:rsidRPr="00165DE0" w:rsidRDefault="00EA7D75"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 xml:space="preserve"> 0.88</w:t>
            </w:r>
          </w:p>
        </w:tc>
        <w:tc>
          <w:tcPr>
            <w:tcW w:w="755" w:type="pct"/>
            <w:gridSpan w:val="2"/>
          </w:tcPr>
          <w:p w14:paraId="72AC55D6" w14:textId="77777777" w:rsidR="002F663E" w:rsidRPr="00165DE0" w:rsidRDefault="002F663E"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 xml:space="preserve"> 0.8</w:t>
            </w:r>
            <w:r w:rsidR="00EA7D75" w:rsidRPr="00165DE0">
              <w:rPr>
                <w:rFonts w:ascii="Times New Roman" w:hAnsi="Times New Roman"/>
                <w:color w:val="000000" w:themeColor="text1"/>
                <w:sz w:val="20"/>
                <w:szCs w:val="20"/>
              </w:rPr>
              <w:t>8</w:t>
            </w:r>
          </w:p>
        </w:tc>
        <w:tc>
          <w:tcPr>
            <w:tcW w:w="807" w:type="pct"/>
            <w:gridSpan w:val="2"/>
          </w:tcPr>
          <w:p w14:paraId="5865E515" w14:textId="77777777" w:rsidR="002F663E" w:rsidRPr="00165DE0" w:rsidRDefault="00EA7D75"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 xml:space="preserve"> 0.88</w:t>
            </w:r>
          </w:p>
        </w:tc>
        <w:tc>
          <w:tcPr>
            <w:tcW w:w="856" w:type="pct"/>
            <w:gridSpan w:val="2"/>
          </w:tcPr>
          <w:p w14:paraId="581237A9" w14:textId="77777777" w:rsidR="002F663E" w:rsidRPr="00165DE0" w:rsidRDefault="00EA7D75" w:rsidP="002F33C9">
            <w:pPr>
              <w:spacing w:after="0" w:line="240" w:lineRule="auto"/>
              <w:rPr>
                <w:rFonts w:ascii="Times New Roman" w:hAnsi="Times New Roman"/>
                <w:color w:val="000000" w:themeColor="text1"/>
                <w:sz w:val="20"/>
                <w:szCs w:val="20"/>
              </w:rPr>
            </w:pPr>
            <w:r w:rsidRPr="00165DE0">
              <w:rPr>
                <w:rFonts w:ascii="Times New Roman" w:hAnsi="Times New Roman"/>
                <w:color w:val="000000" w:themeColor="text1"/>
                <w:sz w:val="20"/>
                <w:szCs w:val="20"/>
              </w:rPr>
              <w:t>0.82</w:t>
            </w:r>
          </w:p>
        </w:tc>
      </w:tr>
    </w:tbl>
    <w:p w14:paraId="45D4E899" w14:textId="77777777" w:rsidR="00AA0B8A" w:rsidRPr="007A228F" w:rsidRDefault="00AA0B8A" w:rsidP="00DD63BF">
      <w:pPr>
        <w:spacing w:after="0" w:line="240" w:lineRule="auto"/>
        <w:jc w:val="both"/>
        <w:rPr>
          <w:rFonts w:ascii="Times New Roman" w:hAnsi="Times New Roman"/>
          <w:color w:val="000000" w:themeColor="text1"/>
        </w:rPr>
      </w:pPr>
    </w:p>
    <w:p w14:paraId="13EC016A" w14:textId="2253650B" w:rsidR="000332DC" w:rsidRPr="006A51D2" w:rsidRDefault="000332DC"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Table 2 presents the patterns of top four finishes in the English Premier League since 1992. For each of the five year periods since 1992 twenty clubs could potentially have occupied the top four finishes. This would signify complete competitive balance and a concentration ratio of zero </w:t>
      </w:r>
      <w:r w:rsidR="002F33C9">
        <w:rPr>
          <w:rFonts w:ascii="Times New Roman" w:hAnsi="Times New Roman"/>
          <w:color w:val="000000" w:themeColor="text1"/>
          <w:sz w:val="26"/>
          <w:szCs w:val="26"/>
        </w:rPr>
        <w:t>(</w:t>
      </w:r>
      <w:r w:rsidRPr="006A51D2">
        <w:rPr>
          <w:rFonts w:ascii="Times New Roman" w:hAnsi="Times New Roman"/>
          <w:color w:val="000000" w:themeColor="text1"/>
          <w:sz w:val="26"/>
          <w:szCs w:val="26"/>
        </w:rPr>
        <w:t>see Appendix B</w:t>
      </w:r>
      <w:r w:rsidR="002F33C9">
        <w:rPr>
          <w:rFonts w:ascii="Times New Roman" w:hAnsi="Times New Roman"/>
          <w:color w:val="000000" w:themeColor="text1"/>
          <w:sz w:val="26"/>
          <w:szCs w:val="26"/>
        </w:rPr>
        <w:t>)</w:t>
      </w:r>
      <w:r w:rsidRPr="006A51D2">
        <w:rPr>
          <w:rFonts w:ascii="Times New Roman" w:hAnsi="Times New Roman"/>
          <w:color w:val="000000" w:themeColor="text1"/>
          <w:sz w:val="26"/>
          <w:szCs w:val="26"/>
        </w:rPr>
        <w:t>. Conversely, the same four clubs could have occupied these top four finishes in each of the five seasons and the concentration ratio would have been 1. The results in Table 2 reveal that the pattern of top four finishers was highly concentrated. Indeed, Manchester United finished in the top four of the Premier League in 22 of the 25 seasons. Arsenal finished in the top four 21 times and Liverpool 14 times. Overall only fourteen clubs have secured a top four finish during this quarter of a century. In the next section these patterns will be compared with the preceding twenty</w:t>
      </w:r>
      <w:r w:rsidR="002F33C9">
        <w:rPr>
          <w:rFonts w:ascii="Times New Roman" w:hAnsi="Times New Roman"/>
          <w:color w:val="000000" w:themeColor="text1"/>
          <w:sz w:val="26"/>
          <w:szCs w:val="26"/>
        </w:rPr>
        <w:t>-</w:t>
      </w:r>
      <w:r w:rsidRPr="006A51D2">
        <w:rPr>
          <w:rFonts w:ascii="Times New Roman" w:hAnsi="Times New Roman"/>
          <w:color w:val="000000" w:themeColor="text1"/>
          <w:sz w:val="26"/>
          <w:szCs w:val="26"/>
        </w:rPr>
        <w:t>five year period.</w:t>
      </w:r>
    </w:p>
    <w:p w14:paraId="5FFEEC17" w14:textId="2E2F1662" w:rsidR="00BA7879" w:rsidRPr="006A51D2" w:rsidRDefault="00AC51DB"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The era of the Premier League since 1992 has </w:t>
      </w:r>
      <w:r w:rsidR="000332DC" w:rsidRPr="006A51D2">
        <w:rPr>
          <w:rFonts w:ascii="Times New Roman" w:hAnsi="Times New Roman"/>
          <w:color w:val="000000" w:themeColor="text1"/>
          <w:sz w:val="26"/>
          <w:szCs w:val="26"/>
        </w:rPr>
        <w:t xml:space="preserve">clearly </w:t>
      </w:r>
      <w:r w:rsidRPr="006A51D2">
        <w:rPr>
          <w:rFonts w:ascii="Times New Roman" w:hAnsi="Times New Roman"/>
          <w:color w:val="000000" w:themeColor="text1"/>
          <w:sz w:val="26"/>
          <w:szCs w:val="26"/>
        </w:rPr>
        <w:t xml:space="preserve">witnessed a </w:t>
      </w:r>
      <w:r w:rsidR="00A91603" w:rsidRPr="006A51D2">
        <w:rPr>
          <w:rFonts w:ascii="Times New Roman" w:hAnsi="Times New Roman"/>
          <w:color w:val="000000" w:themeColor="text1"/>
          <w:sz w:val="26"/>
          <w:szCs w:val="26"/>
        </w:rPr>
        <w:t xml:space="preserve">relatively </w:t>
      </w:r>
      <w:r w:rsidRPr="006A51D2">
        <w:rPr>
          <w:rFonts w:ascii="Times New Roman" w:hAnsi="Times New Roman"/>
          <w:color w:val="000000" w:themeColor="text1"/>
          <w:sz w:val="26"/>
          <w:szCs w:val="26"/>
        </w:rPr>
        <w:t>high level of competitive imbalance</w:t>
      </w:r>
      <w:r w:rsidR="00C87392" w:rsidRPr="006A51D2">
        <w:rPr>
          <w:rFonts w:ascii="Times New Roman" w:hAnsi="Times New Roman"/>
          <w:color w:val="000000" w:themeColor="text1"/>
          <w:sz w:val="26"/>
          <w:szCs w:val="26"/>
        </w:rPr>
        <w:t xml:space="preserve"> (see Table 2)</w:t>
      </w:r>
      <w:r w:rsidRPr="006A51D2">
        <w:rPr>
          <w:rFonts w:ascii="Times New Roman" w:hAnsi="Times New Roman"/>
          <w:color w:val="000000" w:themeColor="text1"/>
          <w:sz w:val="26"/>
          <w:szCs w:val="26"/>
        </w:rPr>
        <w:t xml:space="preserve">. </w:t>
      </w:r>
      <w:r w:rsidR="004C2512" w:rsidRPr="006A51D2">
        <w:rPr>
          <w:rFonts w:ascii="Times New Roman" w:hAnsi="Times New Roman"/>
          <w:color w:val="000000" w:themeColor="text1"/>
          <w:sz w:val="26"/>
          <w:szCs w:val="26"/>
        </w:rPr>
        <w:t>Lee and</w:t>
      </w:r>
      <w:r w:rsidR="00B42587" w:rsidRPr="006A51D2">
        <w:rPr>
          <w:rFonts w:ascii="Times New Roman" w:hAnsi="Times New Roman"/>
          <w:color w:val="000000" w:themeColor="text1"/>
          <w:sz w:val="26"/>
          <w:szCs w:val="26"/>
        </w:rPr>
        <w:t xml:space="preserve"> Fort </w:t>
      </w:r>
      <w:r w:rsidR="002F33C9">
        <w:rPr>
          <w:rFonts w:ascii="Times New Roman" w:hAnsi="Times New Roman"/>
          <w:color w:val="000000" w:themeColor="text1"/>
          <w:sz w:val="26"/>
          <w:szCs w:val="26"/>
        </w:rPr>
        <w:t>(</w:t>
      </w:r>
      <w:r w:rsidR="00B42587" w:rsidRPr="006A51D2">
        <w:rPr>
          <w:rFonts w:ascii="Times New Roman" w:hAnsi="Times New Roman"/>
          <w:color w:val="000000" w:themeColor="text1"/>
          <w:sz w:val="26"/>
          <w:szCs w:val="26"/>
        </w:rPr>
        <w:t>2012</w:t>
      </w:r>
      <w:r w:rsidR="002F33C9">
        <w:rPr>
          <w:rFonts w:ascii="Times New Roman" w:hAnsi="Times New Roman"/>
          <w:color w:val="000000" w:themeColor="text1"/>
          <w:sz w:val="26"/>
          <w:szCs w:val="26"/>
        </w:rPr>
        <w:t>)</w:t>
      </w:r>
      <w:r w:rsidR="00B42587" w:rsidRPr="006A51D2">
        <w:rPr>
          <w:rFonts w:ascii="Times New Roman" w:hAnsi="Times New Roman"/>
          <w:color w:val="000000" w:themeColor="text1"/>
          <w:sz w:val="26"/>
          <w:szCs w:val="26"/>
        </w:rPr>
        <w:t xml:space="preserve"> claim</w:t>
      </w:r>
      <w:r w:rsidR="004C2512" w:rsidRPr="006A51D2">
        <w:rPr>
          <w:rFonts w:ascii="Times New Roman" w:hAnsi="Times New Roman"/>
          <w:color w:val="000000" w:themeColor="text1"/>
          <w:sz w:val="26"/>
          <w:szCs w:val="26"/>
        </w:rPr>
        <w:t>ed</w:t>
      </w:r>
      <w:r w:rsidR="00B42587" w:rsidRPr="006A51D2">
        <w:rPr>
          <w:rFonts w:ascii="Times New Roman" w:hAnsi="Times New Roman"/>
          <w:color w:val="000000" w:themeColor="text1"/>
          <w:sz w:val="26"/>
          <w:szCs w:val="26"/>
        </w:rPr>
        <w:t xml:space="preserve"> </w:t>
      </w:r>
      <w:r w:rsidR="004C2512" w:rsidRPr="006A51D2">
        <w:rPr>
          <w:rFonts w:ascii="Times New Roman" w:hAnsi="Times New Roman"/>
          <w:color w:val="000000" w:themeColor="text1"/>
          <w:sz w:val="26"/>
          <w:szCs w:val="26"/>
        </w:rPr>
        <w:t xml:space="preserve">to have </w:t>
      </w:r>
      <w:r w:rsidR="00B42587" w:rsidRPr="006A51D2">
        <w:rPr>
          <w:rFonts w:ascii="Times New Roman" w:hAnsi="Times New Roman"/>
          <w:color w:val="000000" w:themeColor="text1"/>
          <w:sz w:val="26"/>
          <w:szCs w:val="26"/>
        </w:rPr>
        <w:t>demonstrate</w:t>
      </w:r>
      <w:r w:rsidR="004C2512" w:rsidRPr="006A51D2">
        <w:rPr>
          <w:rFonts w:ascii="Times New Roman" w:hAnsi="Times New Roman"/>
          <w:color w:val="000000" w:themeColor="text1"/>
          <w:sz w:val="26"/>
          <w:szCs w:val="26"/>
        </w:rPr>
        <w:t>d that</w:t>
      </w:r>
      <w:r w:rsidR="00B42587" w:rsidRPr="006A51D2">
        <w:rPr>
          <w:rFonts w:ascii="Times New Roman" w:hAnsi="Times New Roman"/>
          <w:color w:val="000000" w:themeColor="text1"/>
          <w:sz w:val="26"/>
          <w:szCs w:val="26"/>
        </w:rPr>
        <w:t xml:space="preserve"> ‘competitive balance has declined at a record rate for the last decade’ </w:t>
      </w:r>
      <w:r w:rsidR="002F33C9">
        <w:rPr>
          <w:rFonts w:ascii="Times New Roman" w:hAnsi="Times New Roman"/>
          <w:color w:val="000000" w:themeColor="text1"/>
          <w:sz w:val="26"/>
          <w:szCs w:val="26"/>
        </w:rPr>
        <w:t>(</w:t>
      </w:r>
      <w:r w:rsidR="00B42587" w:rsidRPr="006A51D2">
        <w:rPr>
          <w:rFonts w:ascii="Times New Roman" w:hAnsi="Times New Roman"/>
          <w:color w:val="000000" w:themeColor="text1"/>
          <w:sz w:val="26"/>
          <w:szCs w:val="26"/>
        </w:rPr>
        <w:t>281</w:t>
      </w:r>
      <w:r w:rsidR="002F33C9">
        <w:rPr>
          <w:rFonts w:ascii="Times New Roman" w:hAnsi="Times New Roman"/>
          <w:color w:val="000000" w:themeColor="text1"/>
          <w:sz w:val="26"/>
          <w:szCs w:val="26"/>
        </w:rPr>
        <w:t>)</w:t>
      </w:r>
      <w:r w:rsidR="00B42587" w:rsidRPr="006A51D2">
        <w:rPr>
          <w:rFonts w:ascii="Times New Roman" w:hAnsi="Times New Roman"/>
          <w:color w:val="000000" w:themeColor="text1"/>
          <w:sz w:val="26"/>
          <w:szCs w:val="26"/>
        </w:rPr>
        <w:t xml:space="preserve">. However, this is only shown for the period </w:t>
      </w:r>
      <w:r w:rsidR="00BA7879" w:rsidRPr="006A51D2">
        <w:rPr>
          <w:rFonts w:ascii="Times New Roman" w:hAnsi="Times New Roman"/>
          <w:color w:val="000000" w:themeColor="text1"/>
          <w:sz w:val="26"/>
          <w:szCs w:val="26"/>
        </w:rPr>
        <w:t>between 2001 and 200</w:t>
      </w:r>
      <w:r w:rsidR="00B42587" w:rsidRPr="006A51D2">
        <w:rPr>
          <w:rFonts w:ascii="Times New Roman" w:hAnsi="Times New Roman"/>
          <w:color w:val="000000" w:themeColor="text1"/>
          <w:sz w:val="26"/>
          <w:szCs w:val="26"/>
        </w:rPr>
        <w:t xml:space="preserve">7 in </w:t>
      </w:r>
      <w:r w:rsidR="00BA7879" w:rsidRPr="006A51D2">
        <w:rPr>
          <w:rFonts w:ascii="Times New Roman" w:hAnsi="Times New Roman"/>
          <w:color w:val="000000" w:themeColor="text1"/>
          <w:sz w:val="26"/>
          <w:szCs w:val="26"/>
        </w:rPr>
        <w:t xml:space="preserve">their </w:t>
      </w:r>
      <w:r w:rsidR="00B42587" w:rsidRPr="006A51D2">
        <w:rPr>
          <w:rFonts w:ascii="Times New Roman" w:hAnsi="Times New Roman"/>
          <w:color w:val="000000" w:themeColor="text1"/>
          <w:sz w:val="26"/>
          <w:szCs w:val="26"/>
        </w:rPr>
        <w:t xml:space="preserve">Table 4 and Figure 2. </w:t>
      </w:r>
      <w:r w:rsidR="00BA7879" w:rsidRPr="006A51D2">
        <w:rPr>
          <w:rFonts w:ascii="Times New Roman" w:hAnsi="Times New Roman"/>
          <w:color w:val="000000" w:themeColor="text1"/>
          <w:sz w:val="26"/>
          <w:szCs w:val="26"/>
        </w:rPr>
        <w:t xml:space="preserve">Their own analysis ended in 2007 and it is clear from Table 2 of our analysis (which covers a much longer period) that competitive balance has remained more or less constant since the mid-1990s. Indeed, in the final five years examined competitive balance actually increased in the Premier League. </w:t>
      </w:r>
    </w:p>
    <w:p w14:paraId="51B40B1E" w14:textId="75F661E8" w:rsidR="002F663E" w:rsidRPr="002F33C9" w:rsidRDefault="00C5676B" w:rsidP="00DD63BF">
      <w:pPr>
        <w:pStyle w:val="Heading2"/>
        <w:tabs>
          <w:tab w:val="left" w:pos="567"/>
        </w:tabs>
        <w:spacing w:line="240" w:lineRule="auto"/>
        <w:rPr>
          <w:rFonts w:ascii="Times New Roman" w:eastAsia="Times New Roman" w:hAnsi="Times New Roman" w:cs="Arial"/>
          <w:i w:val="0"/>
          <w:color w:val="000000" w:themeColor="text1"/>
          <w:lang w:eastAsia="de-DE"/>
        </w:rPr>
      </w:pPr>
      <w:r w:rsidRPr="007A228F">
        <w:rPr>
          <w:rFonts w:ascii="Times New Roman" w:eastAsia="Times New Roman" w:hAnsi="Times New Roman" w:cs="Arial"/>
          <w:i w:val="0"/>
          <w:color w:val="000000" w:themeColor="text1"/>
          <w:lang w:eastAsia="de-DE"/>
        </w:rPr>
        <w:t>Conjuncture B</w:t>
      </w:r>
      <w:r w:rsidR="00BE29FC" w:rsidRPr="007A228F">
        <w:rPr>
          <w:rFonts w:ascii="Times New Roman" w:eastAsia="Times New Roman" w:hAnsi="Times New Roman" w:cs="Arial"/>
          <w:i w:val="0"/>
          <w:color w:val="000000" w:themeColor="text1"/>
          <w:lang w:eastAsia="de-DE"/>
        </w:rPr>
        <w:t>: The Emergence of Modern Football</w:t>
      </w:r>
      <w:r w:rsidR="000A3541" w:rsidRPr="007A228F">
        <w:rPr>
          <w:rFonts w:ascii="Times New Roman" w:eastAsia="Times New Roman" w:hAnsi="Times New Roman" w:cs="Arial"/>
          <w:i w:val="0"/>
          <w:color w:val="000000" w:themeColor="text1"/>
          <w:lang w:eastAsia="de-DE"/>
        </w:rPr>
        <w:t xml:space="preserve"> </w:t>
      </w:r>
      <w:r w:rsidR="002F33C9" w:rsidRPr="007A228F">
        <w:rPr>
          <w:rFonts w:ascii="Times New Roman" w:eastAsia="Times New Roman" w:hAnsi="Times New Roman" w:cs="Arial"/>
          <w:i w:val="0"/>
          <w:color w:val="000000" w:themeColor="text1"/>
          <w:lang w:eastAsia="de-DE"/>
        </w:rPr>
        <w:t>(</w:t>
      </w:r>
      <w:r w:rsidR="00C87392" w:rsidRPr="007A228F">
        <w:rPr>
          <w:rFonts w:ascii="Times New Roman" w:eastAsia="Times New Roman" w:hAnsi="Times New Roman" w:cs="Arial"/>
          <w:i w:val="0"/>
          <w:color w:val="000000" w:themeColor="text1"/>
          <w:lang w:eastAsia="de-DE"/>
        </w:rPr>
        <w:t>1967-1992</w:t>
      </w:r>
      <w:r w:rsidR="002F33C9" w:rsidRPr="007A228F">
        <w:rPr>
          <w:rFonts w:ascii="Times New Roman" w:eastAsia="Times New Roman" w:hAnsi="Times New Roman" w:cs="Arial"/>
          <w:i w:val="0"/>
          <w:color w:val="000000" w:themeColor="text1"/>
          <w:lang w:eastAsia="de-DE"/>
        </w:rPr>
        <w:t>)</w:t>
      </w:r>
      <w:r w:rsidR="00C87392" w:rsidRPr="007A228F">
        <w:rPr>
          <w:rFonts w:ascii="Times New Roman" w:eastAsia="Times New Roman" w:hAnsi="Times New Roman" w:cs="Arial"/>
          <w:i w:val="0"/>
          <w:color w:val="000000" w:themeColor="text1"/>
          <w:lang w:eastAsia="de-DE"/>
        </w:rPr>
        <w:t>.</w:t>
      </w:r>
    </w:p>
    <w:p w14:paraId="031B52CC" w14:textId="5F6FA46A" w:rsidR="00FC1925" w:rsidRPr="006A51D2" w:rsidRDefault="00FC1925"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The quarter of a century prior to the inauguration of the</w:t>
      </w:r>
      <w:r w:rsidR="00BA7879" w:rsidRPr="006A51D2">
        <w:rPr>
          <w:rFonts w:ascii="Times New Roman" w:hAnsi="Times New Roman"/>
          <w:color w:val="000000" w:themeColor="text1"/>
          <w:sz w:val="26"/>
          <w:szCs w:val="26"/>
        </w:rPr>
        <w:t xml:space="preserve"> English</w:t>
      </w:r>
      <w:r w:rsidRPr="006A51D2">
        <w:rPr>
          <w:rFonts w:ascii="Times New Roman" w:hAnsi="Times New Roman"/>
          <w:color w:val="000000" w:themeColor="text1"/>
          <w:sz w:val="26"/>
          <w:szCs w:val="26"/>
        </w:rPr>
        <w:t xml:space="preserve"> Premier League witnessed the emergence of modern football. Tw</w:t>
      </w:r>
      <w:r w:rsidR="00180E40" w:rsidRPr="006A51D2">
        <w:rPr>
          <w:rFonts w:ascii="Times New Roman" w:hAnsi="Times New Roman"/>
          <w:color w:val="000000" w:themeColor="text1"/>
          <w:sz w:val="26"/>
          <w:szCs w:val="26"/>
        </w:rPr>
        <w:t>o critical events determined this</w:t>
      </w:r>
      <w:r w:rsidRPr="006A51D2">
        <w:rPr>
          <w:rFonts w:ascii="Times New Roman" w:hAnsi="Times New Roman"/>
          <w:color w:val="000000" w:themeColor="text1"/>
          <w:sz w:val="26"/>
          <w:szCs w:val="26"/>
        </w:rPr>
        <w:t xml:space="preserve"> conjuncture. The first was the abolition of the maximum wage in 1961. This </w:t>
      </w:r>
      <w:r w:rsidR="00146DCC" w:rsidRPr="006A51D2">
        <w:rPr>
          <w:rFonts w:ascii="Times New Roman" w:hAnsi="Times New Roman"/>
          <w:color w:val="000000" w:themeColor="text1"/>
          <w:sz w:val="26"/>
          <w:szCs w:val="26"/>
        </w:rPr>
        <w:t>led to a dramatic explosion of wages which was exacerbated by declining attendances throughout the period. Overall attendances</w:t>
      </w:r>
      <w:r w:rsidR="00180E40" w:rsidRPr="006A51D2">
        <w:rPr>
          <w:rFonts w:ascii="Times New Roman" w:hAnsi="Times New Roman"/>
          <w:color w:val="000000" w:themeColor="text1"/>
          <w:sz w:val="26"/>
          <w:szCs w:val="26"/>
        </w:rPr>
        <w:t xml:space="preserve"> in the First Division</w:t>
      </w:r>
      <w:r w:rsidR="00146DCC" w:rsidRPr="006A51D2">
        <w:rPr>
          <w:rFonts w:ascii="Times New Roman" w:hAnsi="Times New Roman"/>
          <w:color w:val="000000" w:themeColor="text1"/>
          <w:sz w:val="26"/>
          <w:szCs w:val="26"/>
        </w:rPr>
        <w:t xml:space="preserve"> fell from 28.2 million in </w:t>
      </w:r>
      <w:r w:rsidR="00180E40" w:rsidRPr="006A51D2">
        <w:rPr>
          <w:rFonts w:ascii="Times New Roman" w:hAnsi="Times New Roman"/>
          <w:color w:val="000000" w:themeColor="text1"/>
          <w:sz w:val="26"/>
          <w:szCs w:val="26"/>
        </w:rPr>
        <w:t xml:space="preserve">the </w:t>
      </w:r>
      <w:r w:rsidR="00146DCC" w:rsidRPr="006A51D2">
        <w:rPr>
          <w:rFonts w:ascii="Times New Roman" w:hAnsi="Times New Roman"/>
          <w:color w:val="000000" w:themeColor="text1"/>
          <w:sz w:val="26"/>
          <w:szCs w:val="26"/>
        </w:rPr>
        <w:t>1971/72</w:t>
      </w:r>
      <w:r w:rsidR="00180E40" w:rsidRPr="006A51D2">
        <w:rPr>
          <w:rFonts w:ascii="Times New Roman" w:hAnsi="Times New Roman"/>
          <w:color w:val="000000" w:themeColor="text1"/>
          <w:sz w:val="26"/>
          <w:szCs w:val="26"/>
        </w:rPr>
        <w:t xml:space="preserve"> season</w:t>
      </w:r>
      <w:r w:rsidR="00146DCC" w:rsidRPr="006A51D2">
        <w:rPr>
          <w:rFonts w:ascii="Times New Roman" w:hAnsi="Times New Roman"/>
          <w:color w:val="000000" w:themeColor="text1"/>
          <w:sz w:val="26"/>
          <w:szCs w:val="26"/>
        </w:rPr>
        <w:t xml:space="preserve"> to 16.5 million by 1985/86 </w:t>
      </w:r>
      <w:r w:rsidR="007A228F">
        <w:rPr>
          <w:rFonts w:ascii="Times New Roman" w:hAnsi="Times New Roman"/>
          <w:color w:val="000000" w:themeColor="text1"/>
          <w:sz w:val="26"/>
          <w:szCs w:val="26"/>
        </w:rPr>
        <w:t>(</w:t>
      </w:r>
      <w:r w:rsidR="00146DCC" w:rsidRPr="006A51D2">
        <w:rPr>
          <w:rFonts w:ascii="Times New Roman" w:hAnsi="Times New Roman"/>
          <w:color w:val="000000" w:themeColor="text1"/>
          <w:sz w:val="26"/>
          <w:szCs w:val="26"/>
        </w:rPr>
        <w:t>Taylor,</w:t>
      </w:r>
      <w:r w:rsidR="0046347E" w:rsidRPr="006A51D2">
        <w:rPr>
          <w:rFonts w:ascii="Times New Roman" w:hAnsi="Times New Roman"/>
          <w:color w:val="000000" w:themeColor="text1"/>
          <w:sz w:val="26"/>
          <w:szCs w:val="26"/>
        </w:rPr>
        <w:t xml:space="preserve"> 2008,</w:t>
      </w:r>
      <w:r w:rsidR="00146DCC" w:rsidRPr="006A51D2">
        <w:rPr>
          <w:rFonts w:ascii="Times New Roman" w:hAnsi="Times New Roman"/>
          <w:color w:val="000000" w:themeColor="text1"/>
          <w:sz w:val="26"/>
          <w:szCs w:val="26"/>
        </w:rPr>
        <w:t xml:space="preserve"> 264</w:t>
      </w:r>
      <w:r w:rsidR="007A228F">
        <w:rPr>
          <w:rFonts w:ascii="Times New Roman" w:hAnsi="Times New Roman"/>
          <w:color w:val="000000" w:themeColor="text1"/>
          <w:sz w:val="26"/>
          <w:szCs w:val="26"/>
        </w:rPr>
        <w:t>)</w:t>
      </w:r>
      <w:r w:rsidR="00146DCC" w:rsidRPr="006A51D2">
        <w:rPr>
          <w:rFonts w:ascii="Times New Roman" w:hAnsi="Times New Roman"/>
          <w:color w:val="000000" w:themeColor="text1"/>
          <w:sz w:val="26"/>
          <w:szCs w:val="26"/>
        </w:rPr>
        <w:t xml:space="preserve">. To some extent this was masked by the increasing commercialisation of the game. Shirt sponsorship increasingly became the norm and television revenues began to creep up. By the 1978/79 season First Division clubs each received £25,000 per season from the television deal with the BBC and ITV </w:t>
      </w:r>
      <w:r w:rsidR="007A228F">
        <w:rPr>
          <w:rFonts w:ascii="Times New Roman" w:hAnsi="Times New Roman"/>
          <w:color w:val="000000" w:themeColor="text1"/>
          <w:sz w:val="26"/>
          <w:szCs w:val="26"/>
        </w:rPr>
        <w:t>(</w:t>
      </w:r>
      <w:r w:rsidR="00146DCC" w:rsidRPr="006A51D2">
        <w:rPr>
          <w:rFonts w:ascii="Times New Roman" w:hAnsi="Times New Roman"/>
          <w:color w:val="000000" w:themeColor="text1"/>
          <w:sz w:val="26"/>
          <w:szCs w:val="26"/>
        </w:rPr>
        <w:t>Taylor,</w:t>
      </w:r>
      <w:r w:rsidR="0046347E" w:rsidRPr="006A51D2">
        <w:rPr>
          <w:rFonts w:ascii="Times New Roman" w:hAnsi="Times New Roman"/>
          <w:color w:val="000000" w:themeColor="text1"/>
          <w:sz w:val="26"/>
          <w:szCs w:val="26"/>
        </w:rPr>
        <w:t xml:space="preserve"> 2008,</w:t>
      </w:r>
      <w:r w:rsidR="00146DCC" w:rsidRPr="006A51D2">
        <w:rPr>
          <w:rFonts w:ascii="Times New Roman" w:hAnsi="Times New Roman"/>
          <w:color w:val="000000" w:themeColor="text1"/>
          <w:sz w:val="26"/>
          <w:szCs w:val="26"/>
        </w:rPr>
        <w:t xml:space="preserve"> 268</w:t>
      </w:r>
      <w:r w:rsidR="007A228F">
        <w:rPr>
          <w:rFonts w:ascii="Times New Roman" w:hAnsi="Times New Roman"/>
          <w:color w:val="000000" w:themeColor="text1"/>
          <w:sz w:val="26"/>
          <w:szCs w:val="26"/>
        </w:rPr>
        <w:t>)</w:t>
      </w:r>
      <w:r w:rsidR="00146DCC" w:rsidRPr="006A51D2">
        <w:rPr>
          <w:rFonts w:ascii="Times New Roman" w:hAnsi="Times New Roman"/>
          <w:color w:val="000000" w:themeColor="text1"/>
          <w:sz w:val="26"/>
          <w:szCs w:val="26"/>
        </w:rPr>
        <w:t xml:space="preserve">. The second major development </w:t>
      </w:r>
      <w:r w:rsidR="0046347E" w:rsidRPr="006A51D2">
        <w:rPr>
          <w:rFonts w:ascii="Times New Roman" w:hAnsi="Times New Roman"/>
          <w:color w:val="000000" w:themeColor="text1"/>
          <w:sz w:val="26"/>
          <w:szCs w:val="26"/>
        </w:rPr>
        <w:t>was the abo</w:t>
      </w:r>
      <w:r w:rsidR="00146DCC" w:rsidRPr="006A51D2">
        <w:rPr>
          <w:rFonts w:ascii="Times New Roman" w:hAnsi="Times New Roman"/>
          <w:color w:val="000000" w:themeColor="text1"/>
          <w:sz w:val="26"/>
          <w:szCs w:val="26"/>
        </w:rPr>
        <w:t>lition of the traditional retain-and-transfer system in 1963. This produced an acceleration</w:t>
      </w:r>
      <w:r w:rsidR="00F576E1" w:rsidRPr="006A51D2">
        <w:rPr>
          <w:rFonts w:ascii="Times New Roman" w:hAnsi="Times New Roman"/>
          <w:color w:val="000000" w:themeColor="text1"/>
          <w:sz w:val="26"/>
          <w:szCs w:val="26"/>
        </w:rPr>
        <w:t xml:space="preserve"> in the transfer fees paid by the larger clubs for players. In 1962 Denis Law was transferred </w:t>
      </w:r>
      <w:r w:rsidR="00E74A09" w:rsidRPr="006A51D2">
        <w:rPr>
          <w:rFonts w:ascii="Times New Roman" w:hAnsi="Times New Roman"/>
          <w:color w:val="000000" w:themeColor="text1"/>
          <w:sz w:val="26"/>
          <w:szCs w:val="26"/>
        </w:rPr>
        <w:t xml:space="preserve">from Torino </w:t>
      </w:r>
      <w:r w:rsidR="00F576E1" w:rsidRPr="006A51D2">
        <w:rPr>
          <w:rFonts w:ascii="Times New Roman" w:hAnsi="Times New Roman"/>
          <w:color w:val="000000" w:themeColor="text1"/>
          <w:sz w:val="26"/>
          <w:szCs w:val="26"/>
        </w:rPr>
        <w:t>to Manchester United for £115,000 but by 1979 the record transfer had risen to over £1 million when Trevor Francis moved from Birmingham City to Nottingham Forest. By 1992 Paul Gascoigne’s record transfer fee from Tottenham Hotspur to Lazio brought in £5.5 million.</w:t>
      </w:r>
    </w:p>
    <w:p w14:paraId="4A4407DE" w14:textId="6FA412B3" w:rsidR="00F576E1" w:rsidRPr="006A51D2" w:rsidRDefault="00F576E1"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This period also saw th</w:t>
      </w:r>
      <w:r w:rsidR="00E74A09" w:rsidRPr="006A51D2">
        <w:rPr>
          <w:rFonts w:ascii="Times New Roman" w:hAnsi="Times New Roman"/>
          <w:color w:val="000000" w:themeColor="text1"/>
          <w:sz w:val="26"/>
          <w:szCs w:val="26"/>
        </w:rPr>
        <w:t xml:space="preserve">e increasing influx of </w:t>
      </w:r>
      <w:r w:rsidRPr="006A51D2">
        <w:rPr>
          <w:rFonts w:ascii="Times New Roman" w:hAnsi="Times New Roman"/>
          <w:color w:val="000000" w:themeColor="text1"/>
          <w:sz w:val="26"/>
          <w:szCs w:val="26"/>
        </w:rPr>
        <w:t>players</w:t>
      </w:r>
      <w:r w:rsidR="002E4B96" w:rsidRPr="006A51D2">
        <w:rPr>
          <w:rFonts w:ascii="Times New Roman" w:hAnsi="Times New Roman"/>
          <w:color w:val="000000" w:themeColor="text1"/>
          <w:sz w:val="26"/>
          <w:szCs w:val="26"/>
        </w:rPr>
        <w:t xml:space="preserve"> from overseas</w:t>
      </w:r>
      <w:r w:rsidR="00A21483" w:rsidRPr="006A51D2">
        <w:rPr>
          <w:rFonts w:ascii="Times New Roman" w:hAnsi="Times New Roman"/>
          <w:color w:val="000000" w:themeColor="text1"/>
          <w:sz w:val="26"/>
          <w:szCs w:val="26"/>
        </w:rPr>
        <w:t xml:space="preserve"> into the First Division. 73.2 percent</w:t>
      </w:r>
      <w:r w:rsidRPr="006A51D2">
        <w:rPr>
          <w:rFonts w:ascii="Times New Roman" w:hAnsi="Times New Roman"/>
          <w:color w:val="000000" w:themeColor="text1"/>
          <w:sz w:val="26"/>
          <w:szCs w:val="26"/>
        </w:rPr>
        <w:t xml:space="preserve"> of players in the First Division in 19</w:t>
      </w:r>
      <w:r w:rsidR="00A21483" w:rsidRPr="006A51D2">
        <w:rPr>
          <w:rFonts w:ascii="Times New Roman" w:hAnsi="Times New Roman"/>
          <w:color w:val="000000" w:themeColor="text1"/>
          <w:sz w:val="26"/>
          <w:szCs w:val="26"/>
        </w:rPr>
        <w:t>70/71 were English and only 1.2 percent</w:t>
      </w:r>
      <w:r w:rsidRPr="006A51D2">
        <w:rPr>
          <w:rFonts w:ascii="Times New Roman" w:hAnsi="Times New Roman"/>
          <w:color w:val="000000" w:themeColor="text1"/>
          <w:sz w:val="26"/>
          <w:szCs w:val="26"/>
        </w:rPr>
        <w:t xml:space="preserve"> were from outs</w:t>
      </w:r>
      <w:r w:rsidR="0046347E" w:rsidRPr="006A51D2">
        <w:rPr>
          <w:rFonts w:ascii="Times New Roman" w:hAnsi="Times New Roman"/>
          <w:color w:val="000000" w:themeColor="text1"/>
          <w:sz w:val="26"/>
          <w:szCs w:val="26"/>
        </w:rPr>
        <w:t xml:space="preserve">ide the British Isles </w:t>
      </w:r>
      <w:r w:rsidR="007A228F">
        <w:rPr>
          <w:rFonts w:ascii="Times New Roman" w:hAnsi="Times New Roman"/>
          <w:color w:val="000000" w:themeColor="text1"/>
          <w:sz w:val="26"/>
          <w:szCs w:val="26"/>
        </w:rPr>
        <w:t>(</w:t>
      </w:r>
      <w:r w:rsidR="0046347E" w:rsidRPr="006A51D2">
        <w:rPr>
          <w:rFonts w:ascii="Times New Roman" w:hAnsi="Times New Roman"/>
          <w:color w:val="000000" w:themeColor="text1"/>
          <w:sz w:val="26"/>
          <w:szCs w:val="26"/>
        </w:rPr>
        <w:t xml:space="preserve">see Penn, </w:t>
      </w:r>
      <w:r w:rsidRPr="006A51D2">
        <w:rPr>
          <w:rFonts w:ascii="Times New Roman" w:hAnsi="Times New Roman"/>
          <w:color w:val="000000" w:themeColor="text1"/>
          <w:sz w:val="26"/>
          <w:szCs w:val="26"/>
        </w:rPr>
        <w:t>2013</w:t>
      </w:r>
      <w:r w:rsidR="007A228F">
        <w:rPr>
          <w:rFonts w:ascii="Times New Roman" w:hAnsi="Times New Roman"/>
          <w:color w:val="000000" w:themeColor="text1"/>
          <w:sz w:val="26"/>
          <w:szCs w:val="26"/>
        </w:rPr>
        <w:t>)</w:t>
      </w:r>
      <w:r w:rsidRPr="006A51D2">
        <w:rPr>
          <w:rFonts w:ascii="Times New Roman" w:hAnsi="Times New Roman"/>
          <w:color w:val="000000" w:themeColor="text1"/>
          <w:sz w:val="26"/>
          <w:szCs w:val="26"/>
        </w:rPr>
        <w:t>. By 1992, almost 2</w:t>
      </w:r>
      <w:r w:rsidR="00A21483" w:rsidRPr="006A51D2">
        <w:rPr>
          <w:rFonts w:ascii="Times New Roman" w:hAnsi="Times New Roman"/>
          <w:color w:val="000000" w:themeColor="text1"/>
          <w:sz w:val="26"/>
          <w:szCs w:val="26"/>
        </w:rPr>
        <w:t>0 percent</w:t>
      </w:r>
      <w:r w:rsidRPr="006A51D2">
        <w:rPr>
          <w:rFonts w:ascii="Times New Roman" w:hAnsi="Times New Roman"/>
          <w:color w:val="000000" w:themeColor="text1"/>
          <w:sz w:val="26"/>
          <w:szCs w:val="26"/>
        </w:rPr>
        <w:t xml:space="preserve"> of players were from overseas: a process facilitated by the U.K.’s entry into the European Common Market in 1973.</w:t>
      </w:r>
    </w:p>
    <w:p w14:paraId="2EEEAC7D" w14:textId="16972DCE" w:rsidR="00FC1925" w:rsidRPr="006A51D2" w:rsidRDefault="00C82500"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lastRenderedPageBreak/>
        <w:t xml:space="preserve">The conjuncture between 1967 and 1992 displayed two other central features. The first was the growth of football-related violence </w:t>
      </w:r>
      <w:r w:rsidR="007A228F">
        <w:rPr>
          <w:rFonts w:ascii="Times New Roman" w:hAnsi="Times New Roman"/>
          <w:color w:val="000000" w:themeColor="text1"/>
          <w:sz w:val="26"/>
          <w:szCs w:val="26"/>
        </w:rPr>
        <w:t>(</w:t>
      </w:r>
      <w:r w:rsidRPr="006A51D2">
        <w:rPr>
          <w:rFonts w:ascii="Times New Roman" w:hAnsi="Times New Roman"/>
          <w:color w:val="000000" w:themeColor="text1"/>
          <w:sz w:val="26"/>
          <w:szCs w:val="26"/>
        </w:rPr>
        <w:t>‘hooliganism’</w:t>
      </w:r>
      <w:r w:rsidR="007A228F">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This culminated in the Heysel disaster in 1985 and the banning of English teams from all European competitions for five years. </w:t>
      </w:r>
      <w:r w:rsidR="001055E2" w:rsidRPr="006A51D2">
        <w:rPr>
          <w:rFonts w:ascii="Times New Roman" w:hAnsi="Times New Roman"/>
          <w:color w:val="000000" w:themeColor="text1"/>
          <w:sz w:val="26"/>
          <w:szCs w:val="26"/>
        </w:rPr>
        <w:t>The other element in this conjuncture was the dominance of European competitions by English clubs in the twenty years prior to Heysel.</w:t>
      </w:r>
    </w:p>
    <w:p w14:paraId="155C03EA" w14:textId="77777777" w:rsidR="003D39AC" w:rsidRPr="006A51D2" w:rsidRDefault="00574719"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The quarter</w:t>
      </w:r>
      <w:r w:rsidR="00C6106D" w:rsidRPr="006A51D2">
        <w:rPr>
          <w:rFonts w:ascii="Times New Roman" w:hAnsi="Times New Roman"/>
          <w:color w:val="000000" w:themeColor="text1"/>
          <w:sz w:val="26"/>
          <w:szCs w:val="26"/>
        </w:rPr>
        <w:t xml:space="preserve"> of a century preceding the </w:t>
      </w:r>
      <w:r w:rsidR="0046347E" w:rsidRPr="006A51D2">
        <w:rPr>
          <w:rFonts w:ascii="Times New Roman" w:hAnsi="Times New Roman"/>
          <w:color w:val="000000" w:themeColor="text1"/>
          <w:sz w:val="26"/>
          <w:szCs w:val="26"/>
        </w:rPr>
        <w:t xml:space="preserve">inception of the Premier League between 1967 and </w:t>
      </w:r>
      <w:r w:rsidRPr="006A51D2">
        <w:rPr>
          <w:rFonts w:ascii="Times New Roman" w:hAnsi="Times New Roman"/>
          <w:color w:val="000000" w:themeColor="text1"/>
          <w:sz w:val="26"/>
          <w:szCs w:val="26"/>
        </w:rPr>
        <w:t>1992</w:t>
      </w:r>
      <w:r w:rsidR="000049DE" w:rsidRPr="006A51D2">
        <w:rPr>
          <w:rFonts w:ascii="Times New Roman" w:hAnsi="Times New Roman"/>
          <w:color w:val="000000" w:themeColor="text1"/>
          <w:sz w:val="26"/>
          <w:szCs w:val="26"/>
        </w:rPr>
        <w:t xml:space="preserve"> also witnessed cons</w:t>
      </w:r>
      <w:r w:rsidR="00773AD8" w:rsidRPr="006A51D2">
        <w:rPr>
          <w:rFonts w:ascii="Times New Roman" w:hAnsi="Times New Roman"/>
          <w:color w:val="000000" w:themeColor="text1"/>
          <w:sz w:val="26"/>
          <w:szCs w:val="26"/>
        </w:rPr>
        <w:t xml:space="preserve">iderable competitive imbalance (see Table 3). However, it was </w:t>
      </w:r>
      <w:r w:rsidR="00A91603" w:rsidRPr="006A51D2">
        <w:rPr>
          <w:rFonts w:ascii="Times New Roman" w:hAnsi="Times New Roman"/>
          <w:color w:val="000000" w:themeColor="text1"/>
          <w:sz w:val="26"/>
          <w:szCs w:val="26"/>
        </w:rPr>
        <w:t xml:space="preserve">somewhat </w:t>
      </w:r>
      <w:r w:rsidR="00773AD8" w:rsidRPr="006A51D2">
        <w:rPr>
          <w:rFonts w:ascii="Times New Roman" w:hAnsi="Times New Roman"/>
          <w:color w:val="000000" w:themeColor="text1"/>
          <w:sz w:val="26"/>
          <w:szCs w:val="26"/>
        </w:rPr>
        <w:t xml:space="preserve">more competitive than the era since 1992. Overall, 21 different teams achieved a top four finish. </w:t>
      </w:r>
      <w:r w:rsidR="000049DE" w:rsidRPr="006A51D2">
        <w:rPr>
          <w:rFonts w:ascii="Times New Roman" w:hAnsi="Times New Roman"/>
          <w:color w:val="000000" w:themeColor="text1"/>
          <w:sz w:val="26"/>
          <w:szCs w:val="26"/>
        </w:rPr>
        <w:t>The era also showed marked stability: there was no strong evidence of increasing competitive imbalance.</w:t>
      </w:r>
      <w:r w:rsidR="00C6106D" w:rsidRPr="006A51D2">
        <w:rPr>
          <w:rFonts w:ascii="Times New Roman" w:hAnsi="Times New Roman"/>
          <w:color w:val="000000" w:themeColor="text1"/>
          <w:sz w:val="26"/>
          <w:szCs w:val="26"/>
        </w:rPr>
        <w:t xml:space="preserve"> </w:t>
      </w:r>
      <w:r w:rsidR="00773AD8" w:rsidRPr="006A51D2">
        <w:rPr>
          <w:rFonts w:ascii="Times New Roman" w:hAnsi="Times New Roman"/>
          <w:color w:val="000000" w:themeColor="text1"/>
          <w:sz w:val="26"/>
          <w:szCs w:val="26"/>
        </w:rPr>
        <w:t xml:space="preserve">Overall, </w:t>
      </w:r>
      <w:r w:rsidR="00C6106D" w:rsidRPr="006A51D2">
        <w:rPr>
          <w:rFonts w:ascii="Times New Roman" w:hAnsi="Times New Roman"/>
          <w:color w:val="000000" w:themeColor="text1"/>
          <w:sz w:val="26"/>
          <w:szCs w:val="26"/>
        </w:rPr>
        <w:t>Liverpool were by far the most dominant club with 21 top four finishes. Arsen</w:t>
      </w:r>
      <w:r w:rsidR="007D67A4" w:rsidRPr="006A51D2">
        <w:rPr>
          <w:rFonts w:ascii="Times New Roman" w:hAnsi="Times New Roman"/>
          <w:color w:val="000000" w:themeColor="text1"/>
          <w:sz w:val="26"/>
          <w:szCs w:val="26"/>
        </w:rPr>
        <w:t>al had</w:t>
      </w:r>
      <w:r w:rsidR="00C21BB2" w:rsidRPr="006A51D2">
        <w:rPr>
          <w:rFonts w:ascii="Times New Roman" w:hAnsi="Times New Roman"/>
          <w:color w:val="000000" w:themeColor="text1"/>
          <w:sz w:val="26"/>
          <w:szCs w:val="26"/>
        </w:rPr>
        <w:t xml:space="preserve"> 10 top four finishes and </w:t>
      </w:r>
      <w:r w:rsidR="00C6106D" w:rsidRPr="006A51D2">
        <w:rPr>
          <w:rFonts w:ascii="Times New Roman" w:hAnsi="Times New Roman"/>
          <w:color w:val="000000" w:themeColor="text1"/>
          <w:sz w:val="26"/>
          <w:szCs w:val="26"/>
        </w:rPr>
        <w:t>Leeds United and Manchester United had 9.</w:t>
      </w:r>
    </w:p>
    <w:p w14:paraId="060EECF2" w14:textId="5EDA3E58" w:rsidR="005D5304" w:rsidRPr="007A228F" w:rsidRDefault="00C5676B" w:rsidP="00AA0B8A">
      <w:pPr>
        <w:pStyle w:val="Heading2"/>
        <w:tabs>
          <w:tab w:val="left" w:pos="567"/>
        </w:tabs>
        <w:spacing w:line="240" w:lineRule="auto"/>
        <w:rPr>
          <w:rFonts w:ascii="Times New Roman" w:eastAsia="Times New Roman" w:hAnsi="Times New Roman" w:cs="Arial"/>
          <w:i w:val="0"/>
          <w:color w:val="000000" w:themeColor="text1"/>
          <w:sz w:val="22"/>
          <w:lang w:eastAsia="de-DE"/>
        </w:rPr>
      </w:pPr>
      <w:r w:rsidRPr="007A228F">
        <w:rPr>
          <w:rFonts w:ascii="Times New Roman" w:eastAsia="Times New Roman" w:hAnsi="Times New Roman" w:cs="Arial"/>
          <w:i w:val="0"/>
          <w:color w:val="000000" w:themeColor="text1"/>
          <w:sz w:val="22"/>
          <w:lang w:eastAsia="de-DE"/>
        </w:rPr>
        <w:t>Table 3: The</w:t>
      </w:r>
      <w:r w:rsidR="000A3541" w:rsidRPr="007A228F">
        <w:rPr>
          <w:rFonts w:ascii="Times New Roman" w:eastAsia="Times New Roman" w:hAnsi="Times New Roman" w:cs="Arial"/>
          <w:i w:val="0"/>
          <w:color w:val="000000" w:themeColor="text1"/>
          <w:sz w:val="22"/>
          <w:lang w:eastAsia="de-DE"/>
        </w:rPr>
        <w:t xml:space="preserve"> Emergence of Modern Football </w:t>
      </w:r>
      <w:r w:rsidR="00526D45">
        <w:rPr>
          <w:rFonts w:ascii="Times New Roman" w:eastAsia="Times New Roman" w:hAnsi="Times New Roman" w:cs="Arial"/>
          <w:i w:val="0"/>
          <w:color w:val="000000" w:themeColor="text1"/>
          <w:sz w:val="22"/>
          <w:lang w:eastAsia="de-DE"/>
        </w:rPr>
        <w:t>(</w:t>
      </w:r>
      <w:r w:rsidRPr="007A228F">
        <w:rPr>
          <w:rFonts w:ascii="Times New Roman" w:eastAsia="Times New Roman" w:hAnsi="Times New Roman" w:cs="Arial"/>
          <w:i w:val="0"/>
          <w:color w:val="000000" w:themeColor="text1"/>
          <w:sz w:val="22"/>
          <w:lang w:eastAsia="de-DE"/>
        </w:rPr>
        <w:t>1967-2017</w:t>
      </w:r>
      <w:r w:rsidR="00526D45">
        <w:rPr>
          <w:rFonts w:ascii="Times New Roman" w:eastAsia="Times New Roman" w:hAnsi="Times New Roman" w:cs="Arial"/>
          <w:i w:val="0"/>
          <w:color w:val="000000" w:themeColor="text1"/>
          <w:sz w:val="22"/>
          <w:lang w:eastAsia="de-DE"/>
        </w:rPr>
        <w:t>)</w:t>
      </w:r>
      <w:r w:rsidR="000A3541" w:rsidRPr="007A228F">
        <w:rPr>
          <w:rFonts w:ascii="Times New Roman" w:eastAsia="Times New Roman" w:hAnsi="Times New Roman" w:cs="Arial"/>
          <w:i w:val="0"/>
          <w:color w:val="000000" w:themeColor="text1"/>
          <w:sz w:val="22"/>
          <w:lang w:eastAsia="de-DE"/>
        </w:rPr>
        <w:t>.</w:t>
      </w:r>
    </w:p>
    <w:tbl>
      <w:tblPr>
        <w:tblW w:w="56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1067"/>
        <w:gridCol w:w="462"/>
        <w:gridCol w:w="1059"/>
        <w:gridCol w:w="487"/>
        <w:gridCol w:w="1175"/>
        <w:gridCol w:w="342"/>
        <w:gridCol w:w="1454"/>
        <w:gridCol w:w="418"/>
        <w:gridCol w:w="1018"/>
        <w:gridCol w:w="452"/>
      </w:tblGrid>
      <w:tr w:rsidR="005D5304" w:rsidRPr="006A51D2" w14:paraId="362C5E48" w14:textId="77777777" w:rsidTr="00244269">
        <w:trPr>
          <w:jc w:val="center"/>
        </w:trPr>
        <w:tc>
          <w:tcPr>
            <w:tcW w:w="1104" w:type="pct"/>
          </w:tcPr>
          <w:p w14:paraId="05A4B797" w14:textId="77777777" w:rsidR="005D5304" w:rsidRPr="009B1E45" w:rsidRDefault="005D5304" w:rsidP="009B1E45">
            <w:pPr>
              <w:spacing w:after="0" w:line="240" w:lineRule="auto"/>
              <w:rPr>
                <w:rFonts w:ascii="Times New Roman" w:hAnsi="Times New Roman"/>
                <w:color w:val="000000" w:themeColor="text1"/>
                <w:sz w:val="20"/>
                <w:szCs w:val="20"/>
              </w:rPr>
            </w:pPr>
            <w:r w:rsidRPr="009B1E45">
              <w:rPr>
                <w:rFonts w:ascii="Times New Roman" w:hAnsi="Times New Roman"/>
                <w:color w:val="000000" w:themeColor="text1"/>
                <w:sz w:val="20"/>
                <w:szCs w:val="20"/>
              </w:rPr>
              <w:t>Period</w:t>
            </w:r>
          </w:p>
        </w:tc>
        <w:tc>
          <w:tcPr>
            <w:tcW w:w="751" w:type="pct"/>
            <w:gridSpan w:val="2"/>
          </w:tcPr>
          <w:p w14:paraId="1B23CDC3" w14:textId="77777777" w:rsidR="005D5304" w:rsidRPr="009B1E45" w:rsidRDefault="005D5304" w:rsidP="009B1E45">
            <w:pPr>
              <w:spacing w:after="0" w:line="240" w:lineRule="auto"/>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 xml:space="preserve">1967/8 – </w:t>
            </w:r>
          </w:p>
          <w:p w14:paraId="47996444" w14:textId="77777777" w:rsidR="005D5304" w:rsidRPr="009B1E45" w:rsidRDefault="005D5304" w:rsidP="009B1E45">
            <w:pPr>
              <w:spacing w:after="0" w:line="240" w:lineRule="auto"/>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1971/2</w:t>
            </w:r>
          </w:p>
        </w:tc>
        <w:tc>
          <w:tcPr>
            <w:tcW w:w="759" w:type="pct"/>
            <w:gridSpan w:val="2"/>
          </w:tcPr>
          <w:tbl>
            <w:tblPr>
              <w:tblW w:w="1540" w:type="dxa"/>
              <w:jc w:val="center"/>
              <w:tblLayout w:type="fixed"/>
              <w:tblLook w:val="04A0" w:firstRow="1" w:lastRow="0" w:firstColumn="1" w:lastColumn="0" w:noHBand="0" w:noVBand="1"/>
            </w:tblPr>
            <w:tblGrid>
              <w:gridCol w:w="1540"/>
            </w:tblGrid>
            <w:tr w:rsidR="005D5304" w:rsidRPr="009B1E45" w14:paraId="71A71C00" w14:textId="77777777" w:rsidTr="00457C34">
              <w:trPr>
                <w:trHeight w:val="300"/>
                <w:jc w:val="center"/>
              </w:trPr>
              <w:tc>
                <w:tcPr>
                  <w:tcW w:w="1540" w:type="dxa"/>
                  <w:tcBorders>
                    <w:top w:val="nil"/>
                    <w:left w:val="nil"/>
                    <w:bottom w:val="nil"/>
                    <w:right w:val="nil"/>
                  </w:tcBorders>
                  <w:shd w:val="clear" w:color="auto" w:fill="auto"/>
                  <w:noWrap/>
                  <w:vAlign w:val="bottom"/>
                  <w:hideMark/>
                </w:tcPr>
                <w:p w14:paraId="62A867E8" w14:textId="77777777" w:rsidR="005D5304" w:rsidRPr="009B1E45" w:rsidRDefault="005D5304" w:rsidP="009B1E45">
                  <w:pPr>
                    <w:spacing w:after="0" w:line="240" w:lineRule="auto"/>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1972/3 – 1976/7</w:t>
                  </w:r>
                </w:p>
              </w:tc>
            </w:tr>
          </w:tbl>
          <w:p w14:paraId="32EA1B58" w14:textId="77777777" w:rsidR="005D5304" w:rsidRPr="009B1E45" w:rsidRDefault="005D5304" w:rsidP="009B1E45">
            <w:pPr>
              <w:spacing w:after="0" w:line="240" w:lineRule="auto"/>
              <w:rPr>
                <w:rFonts w:ascii="Times New Roman" w:hAnsi="Times New Roman"/>
                <w:color w:val="000000" w:themeColor="text1"/>
                <w:sz w:val="20"/>
                <w:szCs w:val="20"/>
              </w:rPr>
            </w:pPr>
          </w:p>
        </w:tc>
        <w:tc>
          <w:tcPr>
            <w:tcW w:w="745" w:type="pct"/>
            <w:gridSpan w:val="2"/>
          </w:tcPr>
          <w:p w14:paraId="5A27D5CF" w14:textId="77777777" w:rsidR="005D5304" w:rsidRPr="009B1E45" w:rsidRDefault="005D5304" w:rsidP="009B1E45">
            <w:pPr>
              <w:spacing w:after="0" w:line="240" w:lineRule="auto"/>
              <w:rPr>
                <w:rFonts w:ascii="Times New Roman" w:hAnsi="Times New Roman"/>
                <w:color w:val="000000" w:themeColor="text1"/>
                <w:sz w:val="20"/>
                <w:szCs w:val="20"/>
              </w:rPr>
            </w:pPr>
            <w:r w:rsidRPr="009B1E45">
              <w:rPr>
                <w:rFonts w:ascii="Times New Roman" w:hAnsi="Times New Roman"/>
                <w:color w:val="000000" w:themeColor="text1"/>
                <w:sz w:val="20"/>
                <w:szCs w:val="20"/>
              </w:rPr>
              <w:t xml:space="preserve">1977/8 – </w:t>
            </w:r>
          </w:p>
          <w:p w14:paraId="4542540B" w14:textId="77777777" w:rsidR="005D5304" w:rsidRPr="009B1E45" w:rsidRDefault="005D5304" w:rsidP="009B1E45">
            <w:pPr>
              <w:spacing w:after="0" w:line="240" w:lineRule="auto"/>
              <w:rPr>
                <w:rFonts w:ascii="Times New Roman" w:hAnsi="Times New Roman"/>
                <w:color w:val="000000" w:themeColor="text1"/>
                <w:sz w:val="20"/>
                <w:szCs w:val="20"/>
              </w:rPr>
            </w:pPr>
            <w:r w:rsidRPr="009B1E45">
              <w:rPr>
                <w:rFonts w:ascii="Times New Roman" w:hAnsi="Times New Roman"/>
                <w:color w:val="000000" w:themeColor="text1"/>
                <w:sz w:val="20"/>
                <w:szCs w:val="20"/>
              </w:rPr>
              <w:t>1981/2</w:t>
            </w:r>
          </w:p>
        </w:tc>
        <w:tc>
          <w:tcPr>
            <w:tcW w:w="918" w:type="pct"/>
            <w:gridSpan w:val="2"/>
          </w:tcPr>
          <w:p w14:paraId="1C9F0EC7" w14:textId="77777777" w:rsidR="005D5304" w:rsidRPr="009B1E45" w:rsidRDefault="005D5304" w:rsidP="009B1E45">
            <w:pPr>
              <w:spacing w:after="0" w:line="240" w:lineRule="auto"/>
              <w:rPr>
                <w:rFonts w:ascii="Times New Roman" w:hAnsi="Times New Roman"/>
                <w:color w:val="000000" w:themeColor="text1"/>
                <w:sz w:val="20"/>
                <w:szCs w:val="20"/>
              </w:rPr>
            </w:pPr>
            <w:r w:rsidRPr="009B1E45">
              <w:rPr>
                <w:rFonts w:ascii="Times New Roman" w:hAnsi="Times New Roman"/>
                <w:color w:val="000000" w:themeColor="text1"/>
                <w:sz w:val="20"/>
                <w:szCs w:val="20"/>
              </w:rPr>
              <w:t xml:space="preserve">1982/3 – </w:t>
            </w:r>
          </w:p>
          <w:p w14:paraId="1D06A789" w14:textId="77777777" w:rsidR="005D5304" w:rsidRPr="009B1E45" w:rsidRDefault="005D5304" w:rsidP="009B1E45">
            <w:pPr>
              <w:spacing w:after="0" w:line="240" w:lineRule="auto"/>
              <w:rPr>
                <w:rFonts w:ascii="Times New Roman" w:hAnsi="Times New Roman"/>
                <w:color w:val="000000" w:themeColor="text1"/>
                <w:sz w:val="20"/>
                <w:szCs w:val="20"/>
              </w:rPr>
            </w:pPr>
            <w:r w:rsidRPr="009B1E45">
              <w:rPr>
                <w:rFonts w:ascii="Times New Roman" w:hAnsi="Times New Roman"/>
                <w:color w:val="000000" w:themeColor="text1"/>
                <w:sz w:val="20"/>
                <w:szCs w:val="20"/>
              </w:rPr>
              <w:t>1986/7</w:t>
            </w:r>
          </w:p>
        </w:tc>
        <w:tc>
          <w:tcPr>
            <w:tcW w:w="722" w:type="pct"/>
            <w:gridSpan w:val="2"/>
          </w:tcPr>
          <w:p w14:paraId="2355F1F0" w14:textId="77777777" w:rsidR="005D5304" w:rsidRPr="009B1E45" w:rsidRDefault="005B69B6" w:rsidP="009B1E45">
            <w:pPr>
              <w:spacing w:after="0" w:line="240" w:lineRule="auto"/>
              <w:rPr>
                <w:rFonts w:ascii="Times New Roman" w:hAnsi="Times New Roman"/>
                <w:color w:val="000000" w:themeColor="text1"/>
                <w:sz w:val="20"/>
                <w:szCs w:val="20"/>
              </w:rPr>
            </w:pPr>
            <w:r w:rsidRPr="009B1E45">
              <w:rPr>
                <w:rFonts w:ascii="Times New Roman" w:hAnsi="Times New Roman"/>
                <w:color w:val="000000" w:themeColor="text1"/>
                <w:sz w:val="20"/>
                <w:szCs w:val="20"/>
              </w:rPr>
              <w:t>198</w:t>
            </w:r>
            <w:r w:rsidR="005D5304" w:rsidRPr="009B1E45">
              <w:rPr>
                <w:rFonts w:ascii="Times New Roman" w:hAnsi="Times New Roman"/>
                <w:color w:val="000000" w:themeColor="text1"/>
                <w:sz w:val="20"/>
                <w:szCs w:val="20"/>
              </w:rPr>
              <w:t xml:space="preserve">7/8 – </w:t>
            </w:r>
          </w:p>
          <w:p w14:paraId="332F3C63" w14:textId="77777777" w:rsidR="005D5304" w:rsidRPr="009B1E45" w:rsidRDefault="005D5304" w:rsidP="009B1E45">
            <w:pPr>
              <w:spacing w:after="0" w:line="240" w:lineRule="auto"/>
              <w:rPr>
                <w:rFonts w:ascii="Times New Roman" w:hAnsi="Times New Roman"/>
                <w:color w:val="000000" w:themeColor="text1"/>
                <w:sz w:val="20"/>
                <w:szCs w:val="20"/>
              </w:rPr>
            </w:pPr>
            <w:r w:rsidRPr="009B1E45">
              <w:rPr>
                <w:rFonts w:ascii="Times New Roman" w:hAnsi="Times New Roman"/>
                <w:color w:val="000000" w:themeColor="text1"/>
                <w:sz w:val="20"/>
                <w:szCs w:val="20"/>
              </w:rPr>
              <w:t>1991/2</w:t>
            </w:r>
          </w:p>
        </w:tc>
      </w:tr>
      <w:tr w:rsidR="005D5304" w:rsidRPr="006A51D2" w14:paraId="64AAC39A" w14:textId="77777777" w:rsidTr="00244269">
        <w:trPr>
          <w:jc w:val="center"/>
        </w:trPr>
        <w:tc>
          <w:tcPr>
            <w:tcW w:w="1104" w:type="pct"/>
          </w:tcPr>
          <w:p w14:paraId="5F29D276"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eastAsia="Times New Roman" w:hAnsi="Times New Roman"/>
                <w:color w:val="000000" w:themeColor="text1"/>
                <w:sz w:val="20"/>
                <w:szCs w:val="20"/>
                <w:lang w:eastAsia="en-GB"/>
              </w:rPr>
              <w:t>Number of seasons</w:t>
            </w:r>
          </w:p>
        </w:tc>
        <w:tc>
          <w:tcPr>
            <w:tcW w:w="751" w:type="pct"/>
            <w:gridSpan w:val="2"/>
          </w:tcPr>
          <w:p w14:paraId="627BDEB1"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5</w:t>
            </w:r>
          </w:p>
        </w:tc>
        <w:tc>
          <w:tcPr>
            <w:tcW w:w="759" w:type="pct"/>
            <w:gridSpan w:val="2"/>
          </w:tcPr>
          <w:p w14:paraId="451B26BC"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5</w:t>
            </w:r>
          </w:p>
        </w:tc>
        <w:tc>
          <w:tcPr>
            <w:tcW w:w="745" w:type="pct"/>
            <w:gridSpan w:val="2"/>
          </w:tcPr>
          <w:p w14:paraId="3DA9CC7E"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5</w:t>
            </w:r>
          </w:p>
        </w:tc>
        <w:tc>
          <w:tcPr>
            <w:tcW w:w="918" w:type="pct"/>
            <w:gridSpan w:val="2"/>
          </w:tcPr>
          <w:p w14:paraId="3616E194"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5</w:t>
            </w:r>
          </w:p>
        </w:tc>
        <w:tc>
          <w:tcPr>
            <w:tcW w:w="722" w:type="pct"/>
            <w:gridSpan w:val="2"/>
          </w:tcPr>
          <w:p w14:paraId="26D8C282"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5</w:t>
            </w:r>
          </w:p>
        </w:tc>
      </w:tr>
      <w:tr w:rsidR="005D5304" w:rsidRPr="006A51D2" w14:paraId="6E427CD7" w14:textId="77777777" w:rsidTr="00244269">
        <w:trPr>
          <w:jc w:val="center"/>
        </w:trPr>
        <w:tc>
          <w:tcPr>
            <w:tcW w:w="1104" w:type="pct"/>
          </w:tcPr>
          <w:p w14:paraId="061EC4A3"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eastAsia="Times New Roman" w:hAnsi="Times New Roman"/>
                <w:color w:val="000000" w:themeColor="text1"/>
                <w:sz w:val="20"/>
                <w:szCs w:val="20"/>
                <w:lang w:eastAsia="en-GB"/>
              </w:rPr>
              <w:t>Most successful team</w:t>
            </w:r>
          </w:p>
        </w:tc>
        <w:tc>
          <w:tcPr>
            <w:tcW w:w="524" w:type="pct"/>
          </w:tcPr>
          <w:p w14:paraId="656A64F3"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Leeds</w:t>
            </w:r>
          </w:p>
        </w:tc>
        <w:tc>
          <w:tcPr>
            <w:tcW w:w="226" w:type="pct"/>
          </w:tcPr>
          <w:p w14:paraId="3DAF9FE9"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5</w:t>
            </w:r>
          </w:p>
        </w:tc>
        <w:tc>
          <w:tcPr>
            <w:tcW w:w="520" w:type="pct"/>
          </w:tcPr>
          <w:p w14:paraId="15967B20"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Liverpool</w:t>
            </w:r>
          </w:p>
        </w:tc>
        <w:tc>
          <w:tcPr>
            <w:tcW w:w="238" w:type="pct"/>
          </w:tcPr>
          <w:p w14:paraId="48FE270F"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5</w:t>
            </w:r>
          </w:p>
        </w:tc>
        <w:tc>
          <w:tcPr>
            <w:tcW w:w="577" w:type="pct"/>
          </w:tcPr>
          <w:p w14:paraId="592D3946"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Liverpool</w:t>
            </w:r>
          </w:p>
        </w:tc>
        <w:tc>
          <w:tcPr>
            <w:tcW w:w="168" w:type="pct"/>
          </w:tcPr>
          <w:p w14:paraId="36FB0F91"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4</w:t>
            </w:r>
          </w:p>
        </w:tc>
        <w:tc>
          <w:tcPr>
            <w:tcW w:w="714" w:type="pct"/>
          </w:tcPr>
          <w:p w14:paraId="5890FF0C"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Liverpool</w:t>
            </w:r>
          </w:p>
        </w:tc>
        <w:tc>
          <w:tcPr>
            <w:tcW w:w="205" w:type="pct"/>
          </w:tcPr>
          <w:p w14:paraId="4D95533D"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5</w:t>
            </w:r>
          </w:p>
        </w:tc>
        <w:tc>
          <w:tcPr>
            <w:tcW w:w="500" w:type="pct"/>
          </w:tcPr>
          <w:p w14:paraId="74A729DE"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Arsenal</w:t>
            </w:r>
          </w:p>
        </w:tc>
        <w:tc>
          <w:tcPr>
            <w:tcW w:w="222" w:type="pct"/>
          </w:tcPr>
          <w:p w14:paraId="4BFE1A44"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4</w:t>
            </w:r>
          </w:p>
        </w:tc>
      </w:tr>
      <w:tr w:rsidR="005D5304" w:rsidRPr="006A51D2" w14:paraId="464FF9C8" w14:textId="77777777" w:rsidTr="00244269">
        <w:trPr>
          <w:jc w:val="center"/>
        </w:trPr>
        <w:tc>
          <w:tcPr>
            <w:tcW w:w="1104" w:type="pct"/>
            <w:vAlign w:val="bottom"/>
          </w:tcPr>
          <w:p w14:paraId="07BC31A8" w14:textId="77777777" w:rsidR="005D5304" w:rsidRPr="009B1E45" w:rsidRDefault="005D5304" w:rsidP="00DD63BF">
            <w:pPr>
              <w:spacing w:after="0" w:line="240" w:lineRule="auto"/>
              <w:jc w:val="both"/>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2nd most successful team</w:t>
            </w:r>
          </w:p>
        </w:tc>
        <w:tc>
          <w:tcPr>
            <w:tcW w:w="524" w:type="pct"/>
          </w:tcPr>
          <w:p w14:paraId="59C99CB9"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Liverpool</w:t>
            </w:r>
          </w:p>
        </w:tc>
        <w:tc>
          <w:tcPr>
            <w:tcW w:w="226" w:type="pct"/>
          </w:tcPr>
          <w:p w14:paraId="268E42DF"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3</w:t>
            </w:r>
          </w:p>
        </w:tc>
        <w:tc>
          <w:tcPr>
            <w:tcW w:w="520" w:type="pct"/>
          </w:tcPr>
          <w:p w14:paraId="3AA81A70"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Ipswich</w:t>
            </w:r>
          </w:p>
        </w:tc>
        <w:tc>
          <w:tcPr>
            <w:tcW w:w="238" w:type="pct"/>
          </w:tcPr>
          <w:p w14:paraId="5E0B01B8"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4</w:t>
            </w:r>
          </w:p>
        </w:tc>
        <w:tc>
          <w:tcPr>
            <w:tcW w:w="577" w:type="pct"/>
          </w:tcPr>
          <w:p w14:paraId="674DD12C"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Ipswich</w:t>
            </w:r>
          </w:p>
        </w:tc>
        <w:tc>
          <w:tcPr>
            <w:tcW w:w="168" w:type="pct"/>
          </w:tcPr>
          <w:p w14:paraId="2F5E8351"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3</w:t>
            </w:r>
          </w:p>
        </w:tc>
        <w:tc>
          <w:tcPr>
            <w:tcW w:w="714" w:type="pct"/>
          </w:tcPr>
          <w:p w14:paraId="57E07757"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Man Utd</w:t>
            </w:r>
          </w:p>
        </w:tc>
        <w:tc>
          <w:tcPr>
            <w:tcW w:w="205" w:type="pct"/>
          </w:tcPr>
          <w:p w14:paraId="594F384B"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4</w:t>
            </w:r>
          </w:p>
        </w:tc>
        <w:tc>
          <w:tcPr>
            <w:tcW w:w="500" w:type="pct"/>
          </w:tcPr>
          <w:p w14:paraId="4F2F8078"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Liverpool</w:t>
            </w:r>
          </w:p>
        </w:tc>
        <w:tc>
          <w:tcPr>
            <w:tcW w:w="222" w:type="pct"/>
          </w:tcPr>
          <w:p w14:paraId="6C6052A8"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4</w:t>
            </w:r>
          </w:p>
        </w:tc>
      </w:tr>
      <w:tr w:rsidR="005D5304" w:rsidRPr="006A51D2" w14:paraId="19540E67" w14:textId="77777777" w:rsidTr="00244269">
        <w:trPr>
          <w:jc w:val="center"/>
        </w:trPr>
        <w:tc>
          <w:tcPr>
            <w:tcW w:w="1104" w:type="pct"/>
          </w:tcPr>
          <w:p w14:paraId="052E4627"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eastAsia="Times New Roman" w:hAnsi="Times New Roman"/>
                <w:color w:val="000000" w:themeColor="text1"/>
                <w:sz w:val="20"/>
                <w:szCs w:val="20"/>
                <w:lang w:eastAsia="en-GB"/>
              </w:rPr>
              <w:t>3rd</w:t>
            </w:r>
          </w:p>
        </w:tc>
        <w:tc>
          <w:tcPr>
            <w:tcW w:w="524" w:type="pct"/>
          </w:tcPr>
          <w:p w14:paraId="5B45E723" w14:textId="77777777" w:rsidR="005D5304" w:rsidRPr="009B1E45" w:rsidRDefault="005D5304" w:rsidP="00DD63BF">
            <w:pPr>
              <w:spacing w:after="0" w:line="240" w:lineRule="auto"/>
              <w:jc w:val="both"/>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Arsenal</w:t>
            </w:r>
          </w:p>
        </w:tc>
        <w:tc>
          <w:tcPr>
            <w:tcW w:w="226" w:type="pct"/>
          </w:tcPr>
          <w:p w14:paraId="23C1008F" w14:textId="77777777" w:rsidR="005D5304" w:rsidRPr="009B1E45" w:rsidRDefault="005D5304" w:rsidP="00DD63BF">
            <w:pPr>
              <w:spacing w:after="0" w:line="240" w:lineRule="auto"/>
              <w:jc w:val="both"/>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2</w:t>
            </w:r>
          </w:p>
        </w:tc>
        <w:tc>
          <w:tcPr>
            <w:tcW w:w="520" w:type="pct"/>
          </w:tcPr>
          <w:p w14:paraId="3E3F356E" w14:textId="77777777" w:rsidR="005D5304" w:rsidRPr="009B1E45" w:rsidRDefault="005D5304" w:rsidP="00DD63BF">
            <w:pPr>
              <w:spacing w:after="0" w:line="240" w:lineRule="auto"/>
              <w:jc w:val="both"/>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Derby</w:t>
            </w:r>
          </w:p>
        </w:tc>
        <w:tc>
          <w:tcPr>
            <w:tcW w:w="238" w:type="pct"/>
          </w:tcPr>
          <w:p w14:paraId="19F1A1BE"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3</w:t>
            </w:r>
          </w:p>
        </w:tc>
        <w:tc>
          <w:tcPr>
            <w:tcW w:w="577" w:type="pct"/>
          </w:tcPr>
          <w:p w14:paraId="65D6B543"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Arsenal</w:t>
            </w:r>
          </w:p>
        </w:tc>
        <w:tc>
          <w:tcPr>
            <w:tcW w:w="168" w:type="pct"/>
          </w:tcPr>
          <w:p w14:paraId="78F4B0DD"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c>
          <w:tcPr>
            <w:tcW w:w="714" w:type="pct"/>
          </w:tcPr>
          <w:p w14:paraId="5E321335"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Everton</w:t>
            </w:r>
          </w:p>
        </w:tc>
        <w:tc>
          <w:tcPr>
            <w:tcW w:w="205" w:type="pct"/>
          </w:tcPr>
          <w:p w14:paraId="4217BB16"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3</w:t>
            </w:r>
          </w:p>
        </w:tc>
        <w:tc>
          <w:tcPr>
            <w:tcW w:w="500" w:type="pct"/>
          </w:tcPr>
          <w:p w14:paraId="237104E0"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Leeds</w:t>
            </w:r>
          </w:p>
        </w:tc>
        <w:tc>
          <w:tcPr>
            <w:tcW w:w="222" w:type="pct"/>
          </w:tcPr>
          <w:p w14:paraId="41D4BC99"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r>
      <w:tr w:rsidR="005D5304" w:rsidRPr="006A51D2" w14:paraId="1CA41BB5" w14:textId="77777777" w:rsidTr="00244269">
        <w:trPr>
          <w:jc w:val="center"/>
        </w:trPr>
        <w:tc>
          <w:tcPr>
            <w:tcW w:w="1104" w:type="pct"/>
          </w:tcPr>
          <w:p w14:paraId="48B95092"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eastAsia="Times New Roman" w:hAnsi="Times New Roman"/>
                <w:color w:val="000000" w:themeColor="text1"/>
                <w:sz w:val="20"/>
                <w:szCs w:val="20"/>
                <w:lang w:eastAsia="en-GB"/>
              </w:rPr>
              <w:t>4th</w:t>
            </w:r>
          </w:p>
        </w:tc>
        <w:tc>
          <w:tcPr>
            <w:tcW w:w="524" w:type="pct"/>
          </w:tcPr>
          <w:p w14:paraId="0854D200"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Derby</w:t>
            </w:r>
          </w:p>
        </w:tc>
        <w:tc>
          <w:tcPr>
            <w:tcW w:w="226" w:type="pct"/>
          </w:tcPr>
          <w:p w14:paraId="3908FF20"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c>
          <w:tcPr>
            <w:tcW w:w="520" w:type="pct"/>
          </w:tcPr>
          <w:p w14:paraId="29304026"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Leeds</w:t>
            </w:r>
          </w:p>
        </w:tc>
        <w:tc>
          <w:tcPr>
            <w:tcW w:w="238" w:type="pct"/>
          </w:tcPr>
          <w:p w14:paraId="3B19BD42"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c>
          <w:tcPr>
            <w:tcW w:w="577" w:type="pct"/>
          </w:tcPr>
          <w:p w14:paraId="657E6371"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Everton</w:t>
            </w:r>
          </w:p>
        </w:tc>
        <w:tc>
          <w:tcPr>
            <w:tcW w:w="168" w:type="pct"/>
          </w:tcPr>
          <w:p w14:paraId="3CB9D76B"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c>
          <w:tcPr>
            <w:tcW w:w="714" w:type="pct"/>
          </w:tcPr>
          <w:p w14:paraId="4089F6E4" w14:textId="77777777" w:rsidR="005D5304" w:rsidRPr="009B1E45" w:rsidRDefault="005D5304" w:rsidP="00DD63BF">
            <w:pPr>
              <w:spacing w:after="0" w:line="240" w:lineRule="auto"/>
              <w:jc w:val="both"/>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Spurs</w:t>
            </w:r>
          </w:p>
        </w:tc>
        <w:tc>
          <w:tcPr>
            <w:tcW w:w="205" w:type="pct"/>
          </w:tcPr>
          <w:p w14:paraId="07D16C90"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3</w:t>
            </w:r>
          </w:p>
        </w:tc>
        <w:tc>
          <w:tcPr>
            <w:tcW w:w="500" w:type="pct"/>
          </w:tcPr>
          <w:p w14:paraId="083E7ABA"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Man Utd</w:t>
            </w:r>
          </w:p>
        </w:tc>
        <w:tc>
          <w:tcPr>
            <w:tcW w:w="222" w:type="pct"/>
          </w:tcPr>
          <w:p w14:paraId="5FF6DDB4"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r>
      <w:tr w:rsidR="005D5304" w:rsidRPr="006A51D2" w14:paraId="1CBFD2A4" w14:textId="77777777" w:rsidTr="00244269">
        <w:trPr>
          <w:jc w:val="center"/>
        </w:trPr>
        <w:tc>
          <w:tcPr>
            <w:tcW w:w="1104" w:type="pct"/>
          </w:tcPr>
          <w:p w14:paraId="5EC7B602"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eastAsia="Times New Roman" w:hAnsi="Times New Roman"/>
                <w:color w:val="000000" w:themeColor="text1"/>
                <w:sz w:val="20"/>
                <w:szCs w:val="20"/>
                <w:lang w:eastAsia="en-GB"/>
              </w:rPr>
              <w:t>5th</w:t>
            </w:r>
          </w:p>
        </w:tc>
        <w:tc>
          <w:tcPr>
            <w:tcW w:w="524" w:type="pct"/>
          </w:tcPr>
          <w:p w14:paraId="2E9E60F7"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Everton</w:t>
            </w:r>
          </w:p>
        </w:tc>
        <w:tc>
          <w:tcPr>
            <w:tcW w:w="226" w:type="pct"/>
          </w:tcPr>
          <w:p w14:paraId="0CFAAF56"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c>
          <w:tcPr>
            <w:tcW w:w="520" w:type="pct"/>
          </w:tcPr>
          <w:p w14:paraId="08253449"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Arsenal</w:t>
            </w:r>
          </w:p>
        </w:tc>
        <w:tc>
          <w:tcPr>
            <w:tcW w:w="238" w:type="pct"/>
          </w:tcPr>
          <w:p w14:paraId="16539749"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77" w:type="pct"/>
          </w:tcPr>
          <w:p w14:paraId="1FDF78EE"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Man Utd</w:t>
            </w:r>
          </w:p>
        </w:tc>
        <w:tc>
          <w:tcPr>
            <w:tcW w:w="168" w:type="pct"/>
          </w:tcPr>
          <w:p w14:paraId="5B2EF8C8"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c>
          <w:tcPr>
            <w:tcW w:w="714" w:type="pct"/>
          </w:tcPr>
          <w:p w14:paraId="340B04F2"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Arsenal</w:t>
            </w:r>
          </w:p>
        </w:tc>
        <w:tc>
          <w:tcPr>
            <w:tcW w:w="205" w:type="pct"/>
          </w:tcPr>
          <w:p w14:paraId="25C98E29"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00" w:type="pct"/>
          </w:tcPr>
          <w:p w14:paraId="405F70FE"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Nottm Forest</w:t>
            </w:r>
          </w:p>
        </w:tc>
        <w:tc>
          <w:tcPr>
            <w:tcW w:w="222" w:type="pct"/>
          </w:tcPr>
          <w:p w14:paraId="287E9FA9"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r>
      <w:tr w:rsidR="005D5304" w:rsidRPr="006A51D2" w14:paraId="104E4EB9" w14:textId="77777777" w:rsidTr="00244269">
        <w:trPr>
          <w:jc w:val="center"/>
        </w:trPr>
        <w:tc>
          <w:tcPr>
            <w:tcW w:w="1104" w:type="pct"/>
          </w:tcPr>
          <w:p w14:paraId="0600928E"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eastAsia="Times New Roman" w:hAnsi="Times New Roman"/>
                <w:color w:val="000000" w:themeColor="text1"/>
                <w:sz w:val="20"/>
                <w:szCs w:val="20"/>
                <w:lang w:eastAsia="en-GB"/>
              </w:rPr>
              <w:t>6th</w:t>
            </w:r>
          </w:p>
        </w:tc>
        <w:tc>
          <w:tcPr>
            <w:tcW w:w="524" w:type="pct"/>
          </w:tcPr>
          <w:p w14:paraId="5F03152B"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Man City</w:t>
            </w:r>
          </w:p>
        </w:tc>
        <w:tc>
          <w:tcPr>
            <w:tcW w:w="226" w:type="pct"/>
          </w:tcPr>
          <w:p w14:paraId="14500CAF"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c>
          <w:tcPr>
            <w:tcW w:w="520" w:type="pct"/>
          </w:tcPr>
          <w:p w14:paraId="5E0344ED"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Aston Villa</w:t>
            </w:r>
          </w:p>
        </w:tc>
        <w:tc>
          <w:tcPr>
            <w:tcW w:w="238" w:type="pct"/>
          </w:tcPr>
          <w:p w14:paraId="3E783082"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77" w:type="pct"/>
          </w:tcPr>
          <w:p w14:paraId="23E9C119"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Nottm Forest</w:t>
            </w:r>
          </w:p>
        </w:tc>
        <w:tc>
          <w:tcPr>
            <w:tcW w:w="168" w:type="pct"/>
          </w:tcPr>
          <w:p w14:paraId="59A195B3"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c>
          <w:tcPr>
            <w:tcW w:w="714" w:type="pct"/>
          </w:tcPr>
          <w:p w14:paraId="26F8E805"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Nottm Forest</w:t>
            </w:r>
          </w:p>
        </w:tc>
        <w:tc>
          <w:tcPr>
            <w:tcW w:w="205" w:type="pct"/>
          </w:tcPr>
          <w:p w14:paraId="35E9C230"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00" w:type="pct"/>
          </w:tcPr>
          <w:p w14:paraId="63CB7205"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Aston Villa</w:t>
            </w:r>
          </w:p>
        </w:tc>
        <w:tc>
          <w:tcPr>
            <w:tcW w:w="222" w:type="pct"/>
          </w:tcPr>
          <w:p w14:paraId="0EE207B4"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r>
      <w:tr w:rsidR="005D5304" w:rsidRPr="006A51D2" w14:paraId="34888036" w14:textId="77777777" w:rsidTr="00244269">
        <w:trPr>
          <w:jc w:val="center"/>
        </w:trPr>
        <w:tc>
          <w:tcPr>
            <w:tcW w:w="1104" w:type="pct"/>
          </w:tcPr>
          <w:p w14:paraId="272EC9E1"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eastAsia="Times New Roman" w:hAnsi="Times New Roman"/>
                <w:color w:val="000000" w:themeColor="text1"/>
                <w:sz w:val="20"/>
                <w:szCs w:val="20"/>
                <w:lang w:eastAsia="en-GB"/>
              </w:rPr>
              <w:t>7th</w:t>
            </w:r>
          </w:p>
        </w:tc>
        <w:tc>
          <w:tcPr>
            <w:tcW w:w="524" w:type="pct"/>
          </w:tcPr>
          <w:p w14:paraId="490378D5"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Chelsea</w:t>
            </w:r>
          </w:p>
        </w:tc>
        <w:tc>
          <w:tcPr>
            <w:tcW w:w="226" w:type="pct"/>
          </w:tcPr>
          <w:p w14:paraId="253F50C8"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20" w:type="pct"/>
          </w:tcPr>
          <w:p w14:paraId="090AD47D"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Everton</w:t>
            </w:r>
          </w:p>
        </w:tc>
        <w:tc>
          <w:tcPr>
            <w:tcW w:w="238" w:type="pct"/>
          </w:tcPr>
          <w:p w14:paraId="7F866BFD"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77" w:type="pct"/>
          </w:tcPr>
          <w:p w14:paraId="62E9CC08"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WBA</w:t>
            </w:r>
          </w:p>
        </w:tc>
        <w:tc>
          <w:tcPr>
            <w:tcW w:w="168" w:type="pct"/>
          </w:tcPr>
          <w:p w14:paraId="3E454A50"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c>
          <w:tcPr>
            <w:tcW w:w="714" w:type="pct"/>
          </w:tcPr>
          <w:p w14:paraId="0340BF20"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Southampton</w:t>
            </w:r>
          </w:p>
        </w:tc>
        <w:tc>
          <w:tcPr>
            <w:tcW w:w="205" w:type="pct"/>
          </w:tcPr>
          <w:p w14:paraId="65F0DCDB"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00" w:type="pct"/>
          </w:tcPr>
          <w:p w14:paraId="64559A2C"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Crystal Palace</w:t>
            </w:r>
          </w:p>
        </w:tc>
        <w:tc>
          <w:tcPr>
            <w:tcW w:w="222" w:type="pct"/>
          </w:tcPr>
          <w:p w14:paraId="430867F2"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r>
      <w:tr w:rsidR="005D5304" w:rsidRPr="006A51D2" w14:paraId="3E48AABF" w14:textId="77777777" w:rsidTr="00244269">
        <w:trPr>
          <w:jc w:val="center"/>
        </w:trPr>
        <w:tc>
          <w:tcPr>
            <w:tcW w:w="1104" w:type="pct"/>
          </w:tcPr>
          <w:p w14:paraId="73AB7487"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eastAsia="Times New Roman" w:hAnsi="Times New Roman"/>
                <w:color w:val="000000" w:themeColor="text1"/>
                <w:sz w:val="20"/>
                <w:szCs w:val="20"/>
                <w:lang w:eastAsia="en-GB"/>
              </w:rPr>
              <w:t>8th</w:t>
            </w:r>
          </w:p>
        </w:tc>
        <w:tc>
          <w:tcPr>
            <w:tcW w:w="524" w:type="pct"/>
          </w:tcPr>
          <w:p w14:paraId="13A241E0"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Man Utd</w:t>
            </w:r>
          </w:p>
        </w:tc>
        <w:tc>
          <w:tcPr>
            <w:tcW w:w="226" w:type="pct"/>
          </w:tcPr>
          <w:p w14:paraId="52C5F854"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20" w:type="pct"/>
          </w:tcPr>
          <w:p w14:paraId="0FD49313"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Man City</w:t>
            </w:r>
          </w:p>
        </w:tc>
        <w:tc>
          <w:tcPr>
            <w:tcW w:w="238" w:type="pct"/>
          </w:tcPr>
          <w:p w14:paraId="691AEA3C"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77" w:type="pct"/>
          </w:tcPr>
          <w:p w14:paraId="4898F1B0"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Aston Villa</w:t>
            </w:r>
          </w:p>
        </w:tc>
        <w:tc>
          <w:tcPr>
            <w:tcW w:w="168" w:type="pct"/>
          </w:tcPr>
          <w:p w14:paraId="2E7CCA60"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714" w:type="pct"/>
          </w:tcPr>
          <w:p w14:paraId="046C8BC3"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Watford</w:t>
            </w:r>
          </w:p>
        </w:tc>
        <w:tc>
          <w:tcPr>
            <w:tcW w:w="205" w:type="pct"/>
          </w:tcPr>
          <w:p w14:paraId="533A64DF"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00" w:type="pct"/>
          </w:tcPr>
          <w:p w14:paraId="023C9F39"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Everton</w:t>
            </w:r>
          </w:p>
        </w:tc>
        <w:tc>
          <w:tcPr>
            <w:tcW w:w="222" w:type="pct"/>
          </w:tcPr>
          <w:p w14:paraId="6AB509DF"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r>
      <w:tr w:rsidR="005D5304" w:rsidRPr="006A51D2" w14:paraId="3110ADBA" w14:textId="77777777" w:rsidTr="00244269">
        <w:trPr>
          <w:jc w:val="center"/>
        </w:trPr>
        <w:tc>
          <w:tcPr>
            <w:tcW w:w="1104" w:type="pct"/>
          </w:tcPr>
          <w:p w14:paraId="04CB401A" w14:textId="77777777" w:rsidR="005D5304" w:rsidRPr="009B1E45" w:rsidRDefault="005D5304" w:rsidP="00DD63BF">
            <w:pPr>
              <w:spacing w:after="0" w:line="240" w:lineRule="auto"/>
              <w:jc w:val="both"/>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9th</w:t>
            </w:r>
          </w:p>
        </w:tc>
        <w:tc>
          <w:tcPr>
            <w:tcW w:w="524" w:type="pct"/>
          </w:tcPr>
          <w:p w14:paraId="0466C957"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Spurs</w:t>
            </w:r>
          </w:p>
        </w:tc>
        <w:tc>
          <w:tcPr>
            <w:tcW w:w="226" w:type="pct"/>
          </w:tcPr>
          <w:p w14:paraId="7646C24E"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20" w:type="pct"/>
          </w:tcPr>
          <w:p w14:paraId="139910EA"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Man Utd</w:t>
            </w:r>
          </w:p>
        </w:tc>
        <w:tc>
          <w:tcPr>
            <w:tcW w:w="238" w:type="pct"/>
          </w:tcPr>
          <w:p w14:paraId="722AAE1B"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77" w:type="pct"/>
          </w:tcPr>
          <w:p w14:paraId="6A663E7D"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Man City</w:t>
            </w:r>
          </w:p>
        </w:tc>
        <w:tc>
          <w:tcPr>
            <w:tcW w:w="168" w:type="pct"/>
          </w:tcPr>
          <w:p w14:paraId="6F7824D6"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714" w:type="pct"/>
          </w:tcPr>
          <w:p w14:paraId="6F2A275E"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West Ham</w:t>
            </w:r>
          </w:p>
        </w:tc>
        <w:tc>
          <w:tcPr>
            <w:tcW w:w="205" w:type="pct"/>
          </w:tcPr>
          <w:p w14:paraId="3F352447"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00" w:type="pct"/>
          </w:tcPr>
          <w:p w14:paraId="74BD9D9E"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Norwich</w:t>
            </w:r>
          </w:p>
        </w:tc>
        <w:tc>
          <w:tcPr>
            <w:tcW w:w="222" w:type="pct"/>
          </w:tcPr>
          <w:p w14:paraId="2954B0D5"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r>
      <w:tr w:rsidR="005D5304" w:rsidRPr="006A51D2" w14:paraId="5457A94B" w14:textId="77777777" w:rsidTr="00244269">
        <w:trPr>
          <w:jc w:val="center"/>
        </w:trPr>
        <w:tc>
          <w:tcPr>
            <w:tcW w:w="1104" w:type="pct"/>
          </w:tcPr>
          <w:p w14:paraId="67E583F2" w14:textId="77777777" w:rsidR="005D5304" w:rsidRPr="009B1E45" w:rsidRDefault="005D5304" w:rsidP="00DD63BF">
            <w:pPr>
              <w:spacing w:after="0" w:line="240" w:lineRule="auto"/>
              <w:jc w:val="both"/>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10th</w:t>
            </w:r>
          </w:p>
        </w:tc>
        <w:tc>
          <w:tcPr>
            <w:tcW w:w="524" w:type="pct"/>
          </w:tcPr>
          <w:p w14:paraId="6B03D0C6"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Wolves</w:t>
            </w:r>
          </w:p>
        </w:tc>
        <w:tc>
          <w:tcPr>
            <w:tcW w:w="226" w:type="pct"/>
          </w:tcPr>
          <w:p w14:paraId="0C6D316C"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20" w:type="pct"/>
          </w:tcPr>
          <w:p w14:paraId="540DA884"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QPR</w:t>
            </w:r>
          </w:p>
        </w:tc>
        <w:tc>
          <w:tcPr>
            <w:tcW w:w="238" w:type="pct"/>
          </w:tcPr>
          <w:p w14:paraId="2B06B735"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77" w:type="pct"/>
          </w:tcPr>
          <w:p w14:paraId="3BAF2B45"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Spurs</w:t>
            </w:r>
          </w:p>
        </w:tc>
        <w:tc>
          <w:tcPr>
            <w:tcW w:w="168" w:type="pct"/>
          </w:tcPr>
          <w:p w14:paraId="4A1BC6B0"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714" w:type="pct"/>
          </w:tcPr>
          <w:p w14:paraId="26A238DD" w14:textId="77777777" w:rsidR="005D5304" w:rsidRPr="009B1E45" w:rsidRDefault="005D5304" w:rsidP="00DD63BF">
            <w:pPr>
              <w:spacing w:after="0" w:line="240" w:lineRule="auto"/>
              <w:jc w:val="both"/>
              <w:rPr>
                <w:rFonts w:ascii="Times New Roman" w:hAnsi="Times New Roman"/>
                <w:color w:val="000000" w:themeColor="text1"/>
                <w:sz w:val="20"/>
                <w:szCs w:val="20"/>
              </w:rPr>
            </w:pPr>
          </w:p>
        </w:tc>
        <w:tc>
          <w:tcPr>
            <w:tcW w:w="205" w:type="pct"/>
          </w:tcPr>
          <w:p w14:paraId="386C317B" w14:textId="77777777" w:rsidR="005D5304" w:rsidRPr="009B1E45" w:rsidRDefault="005D5304" w:rsidP="00DD63BF">
            <w:pPr>
              <w:spacing w:after="0" w:line="240" w:lineRule="auto"/>
              <w:jc w:val="both"/>
              <w:rPr>
                <w:rFonts w:ascii="Times New Roman" w:hAnsi="Times New Roman"/>
                <w:color w:val="000000" w:themeColor="text1"/>
                <w:sz w:val="20"/>
                <w:szCs w:val="20"/>
              </w:rPr>
            </w:pPr>
          </w:p>
        </w:tc>
        <w:tc>
          <w:tcPr>
            <w:tcW w:w="500" w:type="pct"/>
          </w:tcPr>
          <w:p w14:paraId="29B30231"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Sheff Wed</w:t>
            </w:r>
          </w:p>
        </w:tc>
        <w:tc>
          <w:tcPr>
            <w:tcW w:w="222" w:type="pct"/>
          </w:tcPr>
          <w:p w14:paraId="5367E8B7"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r>
      <w:tr w:rsidR="005D5304" w:rsidRPr="006A51D2" w14:paraId="2BEDAC67" w14:textId="77777777" w:rsidTr="00244269">
        <w:trPr>
          <w:jc w:val="center"/>
        </w:trPr>
        <w:tc>
          <w:tcPr>
            <w:tcW w:w="1104" w:type="pct"/>
          </w:tcPr>
          <w:p w14:paraId="420682E7" w14:textId="77777777" w:rsidR="005D5304" w:rsidRPr="009B1E45" w:rsidRDefault="005D5304" w:rsidP="00DD63BF">
            <w:pPr>
              <w:spacing w:after="0" w:line="240" w:lineRule="auto"/>
              <w:jc w:val="both"/>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11th</w:t>
            </w:r>
          </w:p>
        </w:tc>
        <w:tc>
          <w:tcPr>
            <w:tcW w:w="524" w:type="pct"/>
          </w:tcPr>
          <w:p w14:paraId="0ED8BDE6" w14:textId="77777777" w:rsidR="005D5304" w:rsidRPr="009B1E45" w:rsidRDefault="005D5304" w:rsidP="00DD63BF">
            <w:pPr>
              <w:spacing w:after="0" w:line="240" w:lineRule="auto"/>
              <w:jc w:val="both"/>
              <w:rPr>
                <w:rFonts w:ascii="Times New Roman" w:hAnsi="Times New Roman"/>
                <w:color w:val="000000" w:themeColor="text1"/>
                <w:sz w:val="20"/>
                <w:szCs w:val="20"/>
              </w:rPr>
            </w:pPr>
          </w:p>
        </w:tc>
        <w:tc>
          <w:tcPr>
            <w:tcW w:w="226" w:type="pct"/>
          </w:tcPr>
          <w:p w14:paraId="2BF9DC33" w14:textId="77777777" w:rsidR="005D5304" w:rsidRPr="009B1E45" w:rsidRDefault="005D5304" w:rsidP="00DD63BF">
            <w:pPr>
              <w:spacing w:after="0" w:line="240" w:lineRule="auto"/>
              <w:jc w:val="both"/>
              <w:rPr>
                <w:rFonts w:ascii="Times New Roman" w:hAnsi="Times New Roman"/>
                <w:color w:val="000000" w:themeColor="text1"/>
                <w:sz w:val="20"/>
                <w:szCs w:val="20"/>
              </w:rPr>
            </w:pPr>
          </w:p>
        </w:tc>
        <w:tc>
          <w:tcPr>
            <w:tcW w:w="520" w:type="pct"/>
          </w:tcPr>
          <w:p w14:paraId="2B815A7C" w14:textId="77777777" w:rsidR="005D5304" w:rsidRPr="009B1E45" w:rsidRDefault="005D5304" w:rsidP="00DD63BF">
            <w:pPr>
              <w:spacing w:after="0" w:line="240" w:lineRule="auto"/>
              <w:jc w:val="both"/>
              <w:rPr>
                <w:rFonts w:ascii="Times New Roman" w:hAnsi="Times New Roman"/>
                <w:color w:val="000000" w:themeColor="text1"/>
                <w:sz w:val="20"/>
                <w:szCs w:val="20"/>
              </w:rPr>
            </w:pPr>
          </w:p>
        </w:tc>
        <w:tc>
          <w:tcPr>
            <w:tcW w:w="238" w:type="pct"/>
          </w:tcPr>
          <w:p w14:paraId="1C79053D" w14:textId="77777777" w:rsidR="005D5304" w:rsidRPr="009B1E45" w:rsidRDefault="005D5304" w:rsidP="00DD63BF">
            <w:pPr>
              <w:spacing w:after="0" w:line="240" w:lineRule="auto"/>
              <w:jc w:val="both"/>
              <w:rPr>
                <w:rFonts w:ascii="Times New Roman" w:hAnsi="Times New Roman"/>
                <w:color w:val="000000" w:themeColor="text1"/>
                <w:sz w:val="20"/>
                <w:szCs w:val="20"/>
              </w:rPr>
            </w:pPr>
          </w:p>
        </w:tc>
        <w:tc>
          <w:tcPr>
            <w:tcW w:w="577" w:type="pct"/>
          </w:tcPr>
          <w:p w14:paraId="69CAC5DB" w14:textId="77777777" w:rsidR="005D5304" w:rsidRPr="009B1E45" w:rsidRDefault="005D5304" w:rsidP="00DD63BF">
            <w:pPr>
              <w:spacing w:after="0" w:line="240" w:lineRule="auto"/>
              <w:jc w:val="both"/>
              <w:rPr>
                <w:rFonts w:ascii="Times New Roman" w:hAnsi="Times New Roman"/>
                <w:color w:val="000000" w:themeColor="text1"/>
                <w:sz w:val="20"/>
                <w:szCs w:val="20"/>
              </w:rPr>
            </w:pPr>
          </w:p>
        </w:tc>
        <w:tc>
          <w:tcPr>
            <w:tcW w:w="168" w:type="pct"/>
          </w:tcPr>
          <w:p w14:paraId="23155474" w14:textId="77777777" w:rsidR="005D5304" w:rsidRPr="009B1E45" w:rsidRDefault="005D5304" w:rsidP="00DD63BF">
            <w:pPr>
              <w:spacing w:after="0" w:line="240" w:lineRule="auto"/>
              <w:jc w:val="both"/>
              <w:rPr>
                <w:rFonts w:ascii="Times New Roman" w:hAnsi="Times New Roman"/>
                <w:color w:val="000000" w:themeColor="text1"/>
                <w:sz w:val="20"/>
                <w:szCs w:val="20"/>
              </w:rPr>
            </w:pPr>
          </w:p>
        </w:tc>
        <w:tc>
          <w:tcPr>
            <w:tcW w:w="714" w:type="pct"/>
          </w:tcPr>
          <w:p w14:paraId="04559D38" w14:textId="77777777" w:rsidR="005D5304" w:rsidRPr="009B1E45" w:rsidRDefault="005D5304" w:rsidP="00DD63BF">
            <w:pPr>
              <w:spacing w:after="0" w:line="240" w:lineRule="auto"/>
              <w:jc w:val="both"/>
              <w:rPr>
                <w:rFonts w:ascii="Times New Roman" w:hAnsi="Times New Roman"/>
                <w:color w:val="000000" w:themeColor="text1"/>
                <w:sz w:val="20"/>
                <w:szCs w:val="20"/>
              </w:rPr>
            </w:pPr>
          </w:p>
        </w:tc>
        <w:tc>
          <w:tcPr>
            <w:tcW w:w="205" w:type="pct"/>
          </w:tcPr>
          <w:p w14:paraId="637D0DDC" w14:textId="77777777" w:rsidR="005D5304" w:rsidRPr="009B1E45" w:rsidRDefault="005D5304" w:rsidP="00DD63BF">
            <w:pPr>
              <w:spacing w:after="0" w:line="240" w:lineRule="auto"/>
              <w:jc w:val="both"/>
              <w:rPr>
                <w:rFonts w:ascii="Times New Roman" w:hAnsi="Times New Roman"/>
                <w:color w:val="000000" w:themeColor="text1"/>
                <w:sz w:val="20"/>
                <w:szCs w:val="20"/>
              </w:rPr>
            </w:pPr>
          </w:p>
        </w:tc>
        <w:tc>
          <w:tcPr>
            <w:tcW w:w="500" w:type="pct"/>
          </w:tcPr>
          <w:p w14:paraId="4F89AAAE"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Spurs</w:t>
            </w:r>
          </w:p>
        </w:tc>
        <w:tc>
          <w:tcPr>
            <w:tcW w:w="222" w:type="pct"/>
          </w:tcPr>
          <w:p w14:paraId="6F65B56B"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r>
      <w:tr w:rsidR="005D5304" w:rsidRPr="006A51D2" w14:paraId="4C6F3F29" w14:textId="77777777" w:rsidTr="00244269">
        <w:trPr>
          <w:jc w:val="center"/>
        </w:trPr>
        <w:tc>
          <w:tcPr>
            <w:tcW w:w="1104" w:type="pct"/>
          </w:tcPr>
          <w:p w14:paraId="57FBBFDC"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Total no. of teams in top four</w:t>
            </w:r>
          </w:p>
        </w:tc>
        <w:tc>
          <w:tcPr>
            <w:tcW w:w="751" w:type="pct"/>
            <w:gridSpan w:val="2"/>
          </w:tcPr>
          <w:p w14:paraId="6FFC4FF5"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10</w:t>
            </w:r>
          </w:p>
        </w:tc>
        <w:tc>
          <w:tcPr>
            <w:tcW w:w="759" w:type="pct"/>
            <w:gridSpan w:val="2"/>
          </w:tcPr>
          <w:p w14:paraId="3D945F91"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10</w:t>
            </w:r>
          </w:p>
        </w:tc>
        <w:tc>
          <w:tcPr>
            <w:tcW w:w="745" w:type="pct"/>
            <w:gridSpan w:val="2"/>
          </w:tcPr>
          <w:p w14:paraId="0023175F"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10</w:t>
            </w:r>
          </w:p>
        </w:tc>
        <w:tc>
          <w:tcPr>
            <w:tcW w:w="918" w:type="pct"/>
            <w:gridSpan w:val="2"/>
          </w:tcPr>
          <w:p w14:paraId="5D4434E2"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9</w:t>
            </w:r>
          </w:p>
        </w:tc>
        <w:tc>
          <w:tcPr>
            <w:tcW w:w="722" w:type="pct"/>
            <w:gridSpan w:val="2"/>
          </w:tcPr>
          <w:p w14:paraId="1CADA3BD"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11</w:t>
            </w:r>
          </w:p>
        </w:tc>
      </w:tr>
      <w:tr w:rsidR="005D5304" w:rsidRPr="006A51D2" w14:paraId="0A181B13" w14:textId="77777777" w:rsidTr="00244269">
        <w:trPr>
          <w:jc w:val="center"/>
        </w:trPr>
        <w:tc>
          <w:tcPr>
            <w:tcW w:w="1104" w:type="pct"/>
          </w:tcPr>
          <w:p w14:paraId="62D6D5E5"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Concentration index</w:t>
            </w:r>
          </w:p>
        </w:tc>
        <w:tc>
          <w:tcPr>
            <w:tcW w:w="751" w:type="pct"/>
            <w:gridSpan w:val="2"/>
          </w:tcPr>
          <w:p w14:paraId="66D88F66"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 xml:space="preserve"> 0.63</w:t>
            </w:r>
          </w:p>
        </w:tc>
        <w:tc>
          <w:tcPr>
            <w:tcW w:w="759" w:type="pct"/>
            <w:gridSpan w:val="2"/>
          </w:tcPr>
          <w:p w14:paraId="1D023AC3"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 xml:space="preserve"> 0.63</w:t>
            </w:r>
          </w:p>
        </w:tc>
        <w:tc>
          <w:tcPr>
            <w:tcW w:w="745" w:type="pct"/>
            <w:gridSpan w:val="2"/>
          </w:tcPr>
          <w:p w14:paraId="7995043B"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 xml:space="preserve"> 0.63</w:t>
            </w:r>
          </w:p>
        </w:tc>
        <w:tc>
          <w:tcPr>
            <w:tcW w:w="918" w:type="pct"/>
            <w:gridSpan w:val="2"/>
          </w:tcPr>
          <w:p w14:paraId="64D050E1"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0.69</w:t>
            </w:r>
          </w:p>
        </w:tc>
        <w:tc>
          <w:tcPr>
            <w:tcW w:w="722" w:type="pct"/>
            <w:gridSpan w:val="2"/>
          </w:tcPr>
          <w:p w14:paraId="26BBB4E9" w14:textId="77777777" w:rsidR="005D5304" w:rsidRPr="009B1E45" w:rsidRDefault="005D5304"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0.56</w:t>
            </w:r>
          </w:p>
        </w:tc>
      </w:tr>
    </w:tbl>
    <w:p w14:paraId="59D365DE" w14:textId="77777777" w:rsidR="0046347E" w:rsidRPr="006A51D2" w:rsidRDefault="0046347E" w:rsidP="00DD63BF">
      <w:pPr>
        <w:spacing w:after="0" w:line="240" w:lineRule="auto"/>
        <w:jc w:val="both"/>
        <w:rPr>
          <w:rFonts w:ascii="Times New Roman" w:hAnsi="Times New Roman"/>
          <w:b/>
          <w:color w:val="000000" w:themeColor="text1"/>
          <w:sz w:val="26"/>
          <w:szCs w:val="26"/>
        </w:rPr>
      </w:pPr>
    </w:p>
    <w:p w14:paraId="1DF7D7CF" w14:textId="2D459C4B" w:rsidR="005D5304" w:rsidRPr="00244269" w:rsidRDefault="00D932F1" w:rsidP="00DD63BF">
      <w:pPr>
        <w:pStyle w:val="Heading2"/>
        <w:tabs>
          <w:tab w:val="left" w:pos="567"/>
        </w:tabs>
        <w:spacing w:line="240" w:lineRule="auto"/>
        <w:rPr>
          <w:rFonts w:ascii="Times New Roman" w:eastAsia="Times New Roman" w:hAnsi="Times New Roman" w:cs="Arial"/>
          <w:i w:val="0"/>
          <w:color w:val="000000" w:themeColor="text1"/>
          <w:lang w:eastAsia="de-DE"/>
        </w:rPr>
      </w:pPr>
      <w:r w:rsidRPr="00244269">
        <w:rPr>
          <w:rFonts w:ascii="Times New Roman" w:eastAsia="Times New Roman" w:hAnsi="Times New Roman" w:cs="Arial"/>
          <w:i w:val="0"/>
          <w:color w:val="000000" w:themeColor="text1"/>
          <w:lang w:eastAsia="de-DE"/>
        </w:rPr>
        <w:t>Conjuncture C</w:t>
      </w:r>
      <w:r w:rsidR="00BE29FC" w:rsidRPr="00244269">
        <w:rPr>
          <w:rFonts w:ascii="Times New Roman" w:eastAsia="Times New Roman" w:hAnsi="Times New Roman" w:cs="Arial"/>
          <w:i w:val="0"/>
          <w:color w:val="000000" w:themeColor="text1"/>
          <w:lang w:eastAsia="de-DE"/>
        </w:rPr>
        <w:t>: The Classical Era</w:t>
      </w:r>
      <w:r w:rsidR="000A3541" w:rsidRPr="00244269">
        <w:rPr>
          <w:rFonts w:ascii="Times New Roman" w:eastAsia="Times New Roman" w:hAnsi="Times New Roman" w:cs="Arial"/>
          <w:i w:val="0"/>
          <w:color w:val="000000" w:themeColor="text1"/>
          <w:lang w:eastAsia="de-DE"/>
        </w:rPr>
        <w:t xml:space="preserve"> </w:t>
      </w:r>
      <w:r w:rsidR="00526D45">
        <w:rPr>
          <w:rFonts w:ascii="Times New Roman" w:eastAsia="Times New Roman" w:hAnsi="Times New Roman" w:cs="Arial"/>
          <w:i w:val="0"/>
          <w:color w:val="000000" w:themeColor="text1"/>
          <w:lang w:eastAsia="de-DE"/>
        </w:rPr>
        <w:t>(</w:t>
      </w:r>
      <w:r w:rsidR="00773AD8" w:rsidRPr="00244269">
        <w:rPr>
          <w:rFonts w:ascii="Times New Roman" w:eastAsia="Times New Roman" w:hAnsi="Times New Roman" w:cs="Arial"/>
          <w:i w:val="0"/>
          <w:color w:val="000000" w:themeColor="text1"/>
          <w:lang w:eastAsia="de-DE"/>
        </w:rPr>
        <w:t>1890-1915</w:t>
      </w:r>
      <w:r w:rsidR="00526D45">
        <w:rPr>
          <w:rFonts w:ascii="Times New Roman" w:eastAsia="Times New Roman" w:hAnsi="Times New Roman" w:cs="Arial"/>
          <w:i w:val="0"/>
          <w:color w:val="000000" w:themeColor="text1"/>
          <w:lang w:eastAsia="de-DE"/>
        </w:rPr>
        <w:t>)</w:t>
      </w:r>
      <w:r w:rsidR="00773AD8" w:rsidRPr="00244269">
        <w:rPr>
          <w:rFonts w:ascii="Times New Roman" w:eastAsia="Times New Roman" w:hAnsi="Times New Roman" w:cs="Arial"/>
          <w:i w:val="0"/>
          <w:color w:val="000000" w:themeColor="text1"/>
          <w:lang w:eastAsia="de-DE"/>
        </w:rPr>
        <w:t xml:space="preserve">. </w:t>
      </w:r>
    </w:p>
    <w:p w14:paraId="481ED1BA" w14:textId="7437DE88" w:rsidR="00BE29FC" w:rsidRPr="006A51D2" w:rsidRDefault="00BE29FC"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The final conjuncture</w:t>
      </w:r>
      <w:r w:rsidR="0046347E" w:rsidRPr="006A51D2">
        <w:rPr>
          <w:rFonts w:ascii="Times New Roman" w:hAnsi="Times New Roman"/>
          <w:color w:val="000000" w:themeColor="text1"/>
          <w:sz w:val="26"/>
          <w:szCs w:val="26"/>
        </w:rPr>
        <w:t xml:space="preserve"> examined</w:t>
      </w:r>
      <w:r w:rsidRPr="006A51D2">
        <w:rPr>
          <w:rFonts w:ascii="Times New Roman" w:hAnsi="Times New Roman"/>
          <w:color w:val="000000" w:themeColor="text1"/>
          <w:sz w:val="26"/>
          <w:szCs w:val="26"/>
        </w:rPr>
        <w:t xml:space="preserve"> </w:t>
      </w:r>
      <w:r w:rsidR="00A91603" w:rsidRPr="006A51D2">
        <w:rPr>
          <w:rFonts w:ascii="Times New Roman" w:hAnsi="Times New Roman"/>
          <w:color w:val="000000" w:themeColor="text1"/>
          <w:sz w:val="26"/>
          <w:szCs w:val="26"/>
        </w:rPr>
        <w:t xml:space="preserve">in this analysis </w:t>
      </w:r>
      <w:r w:rsidRPr="006A51D2">
        <w:rPr>
          <w:rFonts w:ascii="Times New Roman" w:hAnsi="Times New Roman"/>
          <w:color w:val="000000" w:themeColor="text1"/>
          <w:sz w:val="26"/>
          <w:szCs w:val="26"/>
        </w:rPr>
        <w:t xml:space="preserve">covers the classic period from the inception of organised competitive English professional league football in 1888 until the cessation of football in 1915 as a result of the increasing severity of the First World War. In this era professional league football was concentrated in the industrial heartlands of English manufacturing industry in the North and the Midlands. During this period the game gained enormously in popularity and the classic, iconic stadia were built to accommodate burgeoning crowds. Previous analysts like Mason </w:t>
      </w:r>
      <w:r w:rsidR="00ED7AF3">
        <w:rPr>
          <w:rFonts w:ascii="Times New Roman" w:hAnsi="Times New Roman"/>
          <w:color w:val="000000" w:themeColor="text1"/>
          <w:sz w:val="26"/>
          <w:szCs w:val="26"/>
        </w:rPr>
        <w:t>(</w:t>
      </w:r>
      <w:r w:rsidRPr="006A51D2">
        <w:rPr>
          <w:rFonts w:ascii="Times New Roman" w:hAnsi="Times New Roman"/>
          <w:color w:val="000000" w:themeColor="text1"/>
          <w:sz w:val="26"/>
          <w:szCs w:val="26"/>
        </w:rPr>
        <w:t>1980</w:t>
      </w:r>
      <w:r w:rsidR="00ED7AF3">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Vamplew </w:t>
      </w:r>
      <w:r w:rsidR="00ED7AF3">
        <w:rPr>
          <w:rFonts w:ascii="Times New Roman" w:hAnsi="Times New Roman"/>
          <w:color w:val="000000" w:themeColor="text1"/>
          <w:sz w:val="26"/>
          <w:szCs w:val="26"/>
        </w:rPr>
        <w:t>(</w:t>
      </w:r>
      <w:r w:rsidRPr="006A51D2">
        <w:rPr>
          <w:rFonts w:ascii="Times New Roman" w:hAnsi="Times New Roman"/>
          <w:color w:val="000000" w:themeColor="text1"/>
          <w:sz w:val="26"/>
          <w:szCs w:val="26"/>
        </w:rPr>
        <w:t>1988</w:t>
      </w:r>
      <w:r w:rsidR="00ED7AF3">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and, to a lesser extent, Taylor </w:t>
      </w:r>
      <w:r w:rsidR="00ED7AF3">
        <w:rPr>
          <w:rFonts w:ascii="Times New Roman" w:hAnsi="Times New Roman"/>
          <w:color w:val="000000" w:themeColor="text1"/>
          <w:sz w:val="26"/>
          <w:szCs w:val="26"/>
        </w:rPr>
        <w:t>(</w:t>
      </w:r>
      <w:r w:rsidRPr="006A51D2">
        <w:rPr>
          <w:rFonts w:ascii="Times New Roman" w:hAnsi="Times New Roman"/>
          <w:color w:val="000000" w:themeColor="text1"/>
          <w:sz w:val="26"/>
          <w:szCs w:val="26"/>
        </w:rPr>
        <w:t>2007 and 2008</w:t>
      </w:r>
      <w:r w:rsidR="00ED7AF3">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have </w:t>
      </w:r>
      <w:r w:rsidR="00ED7AF3" w:rsidRPr="006A51D2">
        <w:rPr>
          <w:rFonts w:ascii="Times New Roman" w:hAnsi="Times New Roman"/>
          <w:color w:val="000000" w:themeColor="text1"/>
          <w:sz w:val="26"/>
          <w:szCs w:val="26"/>
        </w:rPr>
        <w:t>categori</w:t>
      </w:r>
      <w:r w:rsidR="00ED7AF3">
        <w:rPr>
          <w:rFonts w:ascii="Times New Roman" w:hAnsi="Times New Roman"/>
          <w:color w:val="000000" w:themeColor="text1"/>
          <w:sz w:val="26"/>
          <w:szCs w:val="26"/>
        </w:rPr>
        <w:t>s</w:t>
      </w:r>
      <w:r w:rsidR="00ED7AF3" w:rsidRPr="006A51D2">
        <w:rPr>
          <w:rFonts w:ascii="Times New Roman" w:hAnsi="Times New Roman"/>
          <w:color w:val="000000" w:themeColor="text1"/>
          <w:sz w:val="26"/>
          <w:szCs w:val="26"/>
        </w:rPr>
        <w:t xml:space="preserve">ed </w:t>
      </w:r>
      <w:r w:rsidRPr="006A51D2">
        <w:rPr>
          <w:rFonts w:ascii="Times New Roman" w:hAnsi="Times New Roman"/>
          <w:color w:val="000000" w:themeColor="text1"/>
          <w:sz w:val="26"/>
          <w:szCs w:val="26"/>
        </w:rPr>
        <w:t>this conjuncture as the classic period of English league football.</w:t>
      </w:r>
    </w:p>
    <w:p w14:paraId="6160A8E1" w14:textId="70B2BBF3" w:rsidR="003D39AC" w:rsidRPr="006A51D2" w:rsidRDefault="00BE29FC"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It is clear from Table </w:t>
      </w:r>
      <w:r w:rsidR="00574719" w:rsidRPr="006A51D2">
        <w:rPr>
          <w:rFonts w:ascii="Times New Roman" w:hAnsi="Times New Roman"/>
          <w:color w:val="000000" w:themeColor="text1"/>
          <w:sz w:val="26"/>
          <w:szCs w:val="26"/>
        </w:rPr>
        <w:t>4</w:t>
      </w:r>
      <w:r w:rsidRPr="006A51D2">
        <w:rPr>
          <w:rFonts w:ascii="Times New Roman" w:hAnsi="Times New Roman"/>
          <w:color w:val="000000" w:themeColor="text1"/>
          <w:sz w:val="26"/>
          <w:szCs w:val="26"/>
        </w:rPr>
        <w:t xml:space="preserve"> that certain clubs were dominant in this era.</w:t>
      </w:r>
      <w:r w:rsidR="00574719" w:rsidRPr="006A51D2">
        <w:rPr>
          <w:rFonts w:ascii="Times New Roman" w:hAnsi="Times New Roman"/>
          <w:color w:val="000000" w:themeColor="text1"/>
          <w:sz w:val="26"/>
          <w:szCs w:val="26"/>
        </w:rPr>
        <w:t xml:space="preserve"> T</w:t>
      </w:r>
      <w:r w:rsidRPr="006A51D2">
        <w:rPr>
          <w:rFonts w:ascii="Times New Roman" w:hAnsi="Times New Roman"/>
          <w:color w:val="000000" w:themeColor="text1"/>
          <w:sz w:val="26"/>
          <w:szCs w:val="26"/>
        </w:rPr>
        <w:t xml:space="preserve">he 1890s witnessed the dominance of three teams in the top four places in the First Division of the English league. These were Aston Villa, Everton and Sunderland. This was the </w:t>
      </w:r>
      <w:r w:rsidRPr="006A51D2">
        <w:rPr>
          <w:rFonts w:ascii="Times New Roman" w:hAnsi="Times New Roman"/>
          <w:color w:val="000000" w:themeColor="text1"/>
          <w:sz w:val="26"/>
          <w:szCs w:val="26"/>
        </w:rPr>
        <w:lastRenderedPageBreak/>
        <w:t>result of a range of factors, most notably the differences in resources between English league clubs at this time. Preston famously lost the key members of its ‘Invincibles’ team in 1890 to clubs with much stronger finances, including Everton</w:t>
      </w:r>
      <w:r w:rsidR="00180E40" w:rsidRPr="006A51D2">
        <w:rPr>
          <w:rFonts w:ascii="Times New Roman" w:hAnsi="Times New Roman"/>
          <w:color w:val="000000" w:themeColor="text1"/>
          <w:sz w:val="26"/>
          <w:szCs w:val="26"/>
        </w:rPr>
        <w:t>, Aston Villa</w:t>
      </w:r>
      <w:r w:rsidRPr="006A51D2">
        <w:rPr>
          <w:rFonts w:ascii="Times New Roman" w:hAnsi="Times New Roman"/>
          <w:color w:val="000000" w:themeColor="text1"/>
          <w:sz w:val="26"/>
          <w:szCs w:val="26"/>
        </w:rPr>
        <w:t xml:space="preserve"> and Sunderland </w:t>
      </w:r>
      <w:r w:rsidR="00ED7AF3">
        <w:rPr>
          <w:rFonts w:ascii="Times New Roman" w:hAnsi="Times New Roman"/>
          <w:color w:val="000000" w:themeColor="text1"/>
          <w:sz w:val="26"/>
          <w:szCs w:val="26"/>
        </w:rPr>
        <w:t>(</w:t>
      </w:r>
      <w:r w:rsidRPr="006A51D2">
        <w:rPr>
          <w:rFonts w:ascii="Times New Roman" w:hAnsi="Times New Roman"/>
          <w:color w:val="000000" w:themeColor="text1"/>
          <w:sz w:val="26"/>
          <w:szCs w:val="26"/>
        </w:rPr>
        <w:t>see Mason, 1980</w:t>
      </w:r>
      <w:r w:rsidR="00ED7AF3">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These same three clubs along with Newcastle United – the team of the first decade of the twentieth century </w:t>
      </w:r>
      <w:r w:rsidR="00ED7AF3">
        <w:rPr>
          <w:rFonts w:ascii="Times New Roman" w:hAnsi="Times New Roman"/>
          <w:color w:val="000000" w:themeColor="text1"/>
          <w:sz w:val="26"/>
          <w:szCs w:val="26"/>
        </w:rPr>
        <w:t>(</w:t>
      </w:r>
      <w:r w:rsidRPr="006A51D2">
        <w:rPr>
          <w:rFonts w:ascii="Times New Roman" w:hAnsi="Times New Roman"/>
          <w:color w:val="000000" w:themeColor="text1"/>
          <w:sz w:val="26"/>
          <w:szCs w:val="26"/>
        </w:rPr>
        <w:t>see Hutchinson, 1997</w:t>
      </w:r>
      <w:r w:rsidR="00ED7AF3">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 dominated the league during the next decade</w:t>
      </w:r>
      <w:r w:rsidR="00574719" w:rsidRPr="006A51D2">
        <w:rPr>
          <w:rFonts w:ascii="Times New Roman" w:hAnsi="Times New Roman"/>
          <w:color w:val="000000" w:themeColor="text1"/>
          <w:sz w:val="26"/>
          <w:szCs w:val="26"/>
        </w:rPr>
        <w:t xml:space="preserve"> as well. Overall, Everton secured 14 top four finishes, Aston Villa 13, Sunderland 12 and Newc</w:t>
      </w:r>
      <w:r w:rsidR="00773AD8" w:rsidRPr="006A51D2">
        <w:rPr>
          <w:rFonts w:ascii="Times New Roman" w:hAnsi="Times New Roman"/>
          <w:color w:val="000000" w:themeColor="text1"/>
          <w:sz w:val="26"/>
          <w:szCs w:val="26"/>
        </w:rPr>
        <w:t xml:space="preserve">astle United 9 </w:t>
      </w:r>
      <w:r w:rsidR="002E4B96" w:rsidRPr="006A51D2">
        <w:rPr>
          <w:rFonts w:ascii="Times New Roman" w:hAnsi="Times New Roman"/>
          <w:color w:val="000000" w:themeColor="text1"/>
          <w:sz w:val="26"/>
          <w:szCs w:val="26"/>
        </w:rPr>
        <w:t>between 1890</w:t>
      </w:r>
      <w:r w:rsidR="00773AD8" w:rsidRPr="006A51D2">
        <w:rPr>
          <w:rFonts w:ascii="Times New Roman" w:hAnsi="Times New Roman"/>
          <w:color w:val="000000" w:themeColor="text1"/>
          <w:sz w:val="26"/>
          <w:szCs w:val="26"/>
        </w:rPr>
        <w:t xml:space="preserve"> and 1915.</w:t>
      </w:r>
      <w:r w:rsidR="00574719" w:rsidRPr="006A51D2">
        <w:rPr>
          <w:rFonts w:ascii="Times New Roman" w:hAnsi="Times New Roman"/>
          <w:color w:val="000000" w:themeColor="text1"/>
          <w:sz w:val="26"/>
          <w:szCs w:val="26"/>
        </w:rPr>
        <w:t xml:space="preserve"> Nonetheless, 22</w:t>
      </w:r>
      <w:r w:rsidRPr="006A51D2">
        <w:rPr>
          <w:rFonts w:ascii="Times New Roman" w:hAnsi="Times New Roman"/>
          <w:color w:val="000000" w:themeColor="text1"/>
          <w:sz w:val="26"/>
          <w:szCs w:val="26"/>
        </w:rPr>
        <w:t xml:space="preserve"> different clubs featured in the top four during the</w:t>
      </w:r>
      <w:r w:rsidR="00574719" w:rsidRPr="006A51D2">
        <w:rPr>
          <w:rFonts w:ascii="Times New Roman" w:hAnsi="Times New Roman"/>
          <w:color w:val="000000" w:themeColor="text1"/>
          <w:sz w:val="26"/>
          <w:szCs w:val="26"/>
        </w:rPr>
        <w:t xml:space="preserve"> period</w:t>
      </w:r>
      <w:r w:rsidRPr="006A51D2">
        <w:rPr>
          <w:rFonts w:ascii="Times New Roman" w:hAnsi="Times New Roman"/>
          <w:color w:val="000000" w:themeColor="text1"/>
          <w:sz w:val="26"/>
          <w:szCs w:val="26"/>
        </w:rPr>
        <w:t>. All but Bristol City were from the original Northern and Midlands heartlands</w:t>
      </w:r>
      <w:r w:rsidR="00574719" w:rsidRPr="006A51D2">
        <w:rPr>
          <w:rFonts w:ascii="Times New Roman" w:hAnsi="Times New Roman"/>
          <w:color w:val="000000" w:themeColor="text1"/>
          <w:sz w:val="26"/>
          <w:szCs w:val="26"/>
        </w:rPr>
        <w:t xml:space="preserve"> of the league at that time.</w:t>
      </w:r>
    </w:p>
    <w:p w14:paraId="543BB78C" w14:textId="77777777" w:rsidR="0046347E" w:rsidRPr="006A51D2" w:rsidRDefault="0046347E" w:rsidP="00AA0B8A">
      <w:pPr>
        <w:pStyle w:val="Heading2"/>
        <w:tabs>
          <w:tab w:val="left" w:pos="567"/>
        </w:tabs>
        <w:spacing w:line="240" w:lineRule="auto"/>
        <w:rPr>
          <w:rFonts w:ascii="Times New Roman" w:eastAsia="Times New Roman" w:hAnsi="Times New Roman" w:cs="Arial"/>
          <w:i w:val="0"/>
          <w:color w:val="000000" w:themeColor="text1"/>
          <w:sz w:val="22"/>
          <w:lang w:val="de-DE" w:eastAsia="de-DE"/>
        </w:rPr>
      </w:pPr>
      <w:r w:rsidRPr="006A51D2">
        <w:rPr>
          <w:rFonts w:ascii="Times New Roman" w:eastAsia="Times New Roman" w:hAnsi="Times New Roman" w:cs="Arial"/>
          <w:i w:val="0"/>
          <w:color w:val="000000" w:themeColor="text1"/>
          <w:sz w:val="22"/>
          <w:lang w:val="de-DE" w:eastAsia="de-DE"/>
        </w:rPr>
        <w:t xml:space="preserve">Table 4: 1890-1915: The Classic Era </w:t>
      </w:r>
    </w:p>
    <w:tbl>
      <w:tblPr>
        <w:tblW w:w="587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5"/>
        <w:gridCol w:w="1244"/>
        <w:gridCol w:w="462"/>
        <w:gridCol w:w="1261"/>
        <w:gridCol w:w="284"/>
        <w:gridCol w:w="1450"/>
        <w:gridCol w:w="278"/>
        <w:gridCol w:w="1244"/>
        <w:gridCol w:w="278"/>
        <w:gridCol w:w="1659"/>
        <w:gridCol w:w="362"/>
      </w:tblGrid>
      <w:tr w:rsidR="0046347E" w:rsidRPr="006A51D2" w14:paraId="0B4B66A5" w14:textId="77777777" w:rsidTr="00244269">
        <w:trPr>
          <w:jc w:val="center"/>
        </w:trPr>
        <w:tc>
          <w:tcPr>
            <w:tcW w:w="979" w:type="pct"/>
          </w:tcPr>
          <w:p w14:paraId="11FD60B6" w14:textId="77777777" w:rsidR="0046347E" w:rsidRPr="009B1E45" w:rsidRDefault="0046347E" w:rsidP="009B1E45">
            <w:pPr>
              <w:spacing w:after="0" w:line="240" w:lineRule="auto"/>
              <w:rPr>
                <w:rFonts w:ascii="Times New Roman" w:hAnsi="Times New Roman"/>
                <w:color w:val="000000" w:themeColor="text1"/>
                <w:sz w:val="20"/>
                <w:szCs w:val="20"/>
              </w:rPr>
            </w:pPr>
            <w:r w:rsidRPr="009B1E45">
              <w:rPr>
                <w:rFonts w:ascii="Times New Roman" w:hAnsi="Times New Roman"/>
                <w:color w:val="000000" w:themeColor="text1"/>
                <w:sz w:val="20"/>
                <w:szCs w:val="20"/>
              </w:rPr>
              <w:t>Period</w:t>
            </w:r>
          </w:p>
        </w:tc>
        <w:tc>
          <w:tcPr>
            <w:tcW w:w="805" w:type="pct"/>
            <w:gridSpan w:val="2"/>
          </w:tcPr>
          <w:p w14:paraId="4073DA58" w14:textId="77777777" w:rsidR="0046347E" w:rsidRPr="009B1E45" w:rsidRDefault="0046347E" w:rsidP="009B1E45">
            <w:pPr>
              <w:spacing w:after="0" w:line="240" w:lineRule="auto"/>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 xml:space="preserve">1890/1 – </w:t>
            </w:r>
          </w:p>
          <w:p w14:paraId="378C2C99" w14:textId="77777777" w:rsidR="0046347E" w:rsidRPr="009B1E45" w:rsidRDefault="0046347E" w:rsidP="009B1E45">
            <w:pPr>
              <w:spacing w:after="0" w:line="240" w:lineRule="auto"/>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1894/5</w:t>
            </w:r>
          </w:p>
        </w:tc>
        <w:tc>
          <w:tcPr>
            <w:tcW w:w="729" w:type="pct"/>
            <w:gridSpan w:val="2"/>
          </w:tcPr>
          <w:tbl>
            <w:tblPr>
              <w:tblW w:w="1540" w:type="dxa"/>
              <w:jc w:val="center"/>
              <w:tblLayout w:type="fixed"/>
              <w:tblLook w:val="04A0" w:firstRow="1" w:lastRow="0" w:firstColumn="1" w:lastColumn="0" w:noHBand="0" w:noVBand="1"/>
            </w:tblPr>
            <w:tblGrid>
              <w:gridCol w:w="1540"/>
            </w:tblGrid>
            <w:tr w:rsidR="0046347E" w:rsidRPr="009B1E45" w14:paraId="33B25D99" w14:textId="77777777" w:rsidTr="00953B51">
              <w:trPr>
                <w:trHeight w:val="300"/>
                <w:jc w:val="center"/>
              </w:trPr>
              <w:tc>
                <w:tcPr>
                  <w:tcW w:w="1540" w:type="dxa"/>
                  <w:tcBorders>
                    <w:top w:val="nil"/>
                    <w:left w:val="nil"/>
                    <w:bottom w:val="nil"/>
                    <w:right w:val="nil"/>
                  </w:tcBorders>
                  <w:shd w:val="clear" w:color="auto" w:fill="auto"/>
                  <w:noWrap/>
                  <w:vAlign w:val="bottom"/>
                  <w:hideMark/>
                </w:tcPr>
                <w:p w14:paraId="1797C021" w14:textId="77777777" w:rsidR="0046347E" w:rsidRPr="009B1E45" w:rsidRDefault="0046347E" w:rsidP="009B1E45">
                  <w:pPr>
                    <w:spacing w:after="0" w:line="240" w:lineRule="auto"/>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1895/6 – 1899/1900</w:t>
                  </w:r>
                </w:p>
              </w:tc>
            </w:tr>
          </w:tbl>
          <w:p w14:paraId="5CBD857B" w14:textId="77777777" w:rsidR="0046347E" w:rsidRPr="009B1E45" w:rsidRDefault="0046347E" w:rsidP="009B1E45">
            <w:pPr>
              <w:spacing w:after="0" w:line="240" w:lineRule="auto"/>
              <w:rPr>
                <w:rFonts w:ascii="Times New Roman" w:hAnsi="Times New Roman"/>
                <w:color w:val="000000" w:themeColor="text1"/>
                <w:sz w:val="20"/>
                <w:szCs w:val="20"/>
              </w:rPr>
            </w:pPr>
          </w:p>
        </w:tc>
        <w:tc>
          <w:tcPr>
            <w:tcW w:w="815" w:type="pct"/>
            <w:gridSpan w:val="2"/>
          </w:tcPr>
          <w:p w14:paraId="6DB6A3C9" w14:textId="77777777" w:rsidR="0046347E" w:rsidRPr="009B1E45" w:rsidRDefault="0046347E" w:rsidP="009B1E45">
            <w:pPr>
              <w:spacing w:after="0" w:line="240" w:lineRule="auto"/>
              <w:rPr>
                <w:rFonts w:ascii="Times New Roman" w:hAnsi="Times New Roman"/>
                <w:color w:val="000000" w:themeColor="text1"/>
                <w:sz w:val="20"/>
                <w:szCs w:val="20"/>
              </w:rPr>
            </w:pPr>
            <w:r w:rsidRPr="009B1E45">
              <w:rPr>
                <w:rFonts w:ascii="Times New Roman" w:hAnsi="Times New Roman"/>
                <w:color w:val="000000" w:themeColor="text1"/>
                <w:sz w:val="20"/>
                <w:szCs w:val="20"/>
              </w:rPr>
              <w:t xml:space="preserve">1900/1 – </w:t>
            </w:r>
          </w:p>
          <w:p w14:paraId="12B649A3" w14:textId="77777777" w:rsidR="0046347E" w:rsidRPr="009B1E45" w:rsidRDefault="0046347E" w:rsidP="009B1E45">
            <w:pPr>
              <w:spacing w:after="0" w:line="240" w:lineRule="auto"/>
              <w:rPr>
                <w:rFonts w:ascii="Times New Roman" w:hAnsi="Times New Roman"/>
                <w:color w:val="000000" w:themeColor="text1"/>
                <w:sz w:val="20"/>
                <w:szCs w:val="20"/>
              </w:rPr>
            </w:pPr>
            <w:r w:rsidRPr="009B1E45">
              <w:rPr>
                <w:rFonts w:ascii="Times New Roman" w:hAnsi="Times New Roman"/>
                <w:color w:val="000000" w:themeColor="text1"/>
                <w:sz w:val="20"/>
                <w:szCs w:val="20"/>
              </w:rPr>
              <w:t>1904/5</w:t>
            </w:r>
          </w:p>
        </w:tc>
        <w:tc>
          <w:tcPr>
            <w:tcW w:w="718" w:type="pct"/>
            <w:gridSpan w:val="2"/>
          </w:tcPr>
          <w:p w14:paraId="7633B02D" w14:textId="77777777" w:rsidR="0046347E" w:rsidRPr="009B1E45" w:rsidRDefault="0046347E" w:rsidP="009B1E45">
            <w:pPr>
              <w:spacing w:after="0" w:line="240" w:lineRule="auto"/>
              <w:rPr>
                <w:rFonts w:ascii="Times New Roman" w:hAnsi="Times New Roman"/>
                <w:color w:val="000000" w:themeColor="text1"/>
                <w:sz w:val="20"/>
                <w:szCs w:val="20"/>
              </w:rPr>
            </w:pPr>
            <w:r w:rsidRPr="009B1E45">
              <w:rPr>
                <w:rFonts w:ascii="Times New Roman" w:hAnsi="Times New Roman"/>
                <w:color w:val="000000" w:themeColor="text1"/>
                <w:sz w:val="20"/>
                <w:szCs w:val="20"/>
              </w:rPr>
              <w:t xml:space="preserve">1905/6 – </w:t>
            </w:r>
          </w:p>
          <w:p w14:paraId="37FAB6DE" w14:textId="77777777" w:rsidR="0046347E" w:rsidRPr="009B1E45" w:rsidRDefault="0046347E" w:rsidP="009B1E45">
            <w:pPr>
              <w:spacing w:after="0" w:line="240" w:lineRule="auto"/>
              <w:rPr>
                <w:rFonts w:ascii="Times New Roman" w:hAnsi="Times New Roman"/>
                <w:color w:val="000000" w:themeColor="text1"/>
                <w:sz w:val="20"/>
                <w:szCs w:val="20"/>
              </w:rPr>
            </w:pPr>
            <w:r w:rsidRPr="009B1E45">
              <w:rPr>
                <w:rFonts w:ascii="Times New Roman" w:hAnsi="Times New Roman"/>
                <w:color w:val="000000" w:themeColor="text1"/>
                <w:sz w:val="20"/>
                <w:szCs w:val="20"/>
              </w:rPr>
              <w:t>1909/10</w:t>
            </w:r>
          </w:p>
        </w:tc>
        <w:tc>
          <w:tcPr>
            <w:tcW w:w="954" w:type="pct"/>
            <w:gridSpan w:val="2"/>
          </w:tcPr>
          <w:p w14:paraId="28463AB1" w14:textId="77777777" w:rsidR="0046347E" w:rsidRPr="009B1E45" w:rsidRDefault="0046347E" w:rsidP="009B1E45">
            <w:pPr>
              <w:spacing w:after="0" w:line="240" w:lineRule="auto"/>
              <w:rPr>
                <w:rFonts w:ascii="Times New Roman" w:hAnsi="Times New Roman"/>
                <w:color w:val="000000" w:themeColor="text1"/>
                <w:sz w:val="20"/>
                <w:szCs w:val="20"/>
              </w:rPr>
            </w:pPr>
            <w:r w:rsidRPr="009B1E45">
              <w:rPr>
                <w:rFonts w:ascii="Times New Roman" w:hAnsi="Times New Roman"/>
                <w:color w:val="000000" w:themeColor="text1"/>
                <w:sz w:val="20"/>
                <w:szCs w:val="20"/>
              </w:rPr>
              <w:t xml:space="preserve">1910/1 – </w:t>
            </w:r>
          </w:p>
          <w:p w14:paraId="29465C30" w14:textId="77777777" w:rsidR="0046347E" w:rsidRPr="009B1E45" w:rsidRDefault="0046347E" w:rsidP="009B1E45">
            <w:pPr>
              <w:spacing w:after="0" w:line="240" w:lineRule="auto"/>
              <w:rPr>
                <w:rFonts w:ascii="Times New Roman" w:hAnsi="Times New Roman"/>
                <w:color w:val="000000" w:themeColor="text1"/>
                <w:sz w:val="20"/>
                <w:szCs w:val="20"/>
              </w:rPr>
            </w:pPr>
            <w:r w:rsidRPr="009B1E45">
              <w:rPr>
                <w:rFonts w:ascii="Times New Roman" w:hAnsi="Times New Roman"/>
                <w:color w:val="000000" w:themeColor="text1"/>
                <w:sz w:val="20"/>
                <w:szCs w:val="20"/>
              </w:rPr>
              <w:t>1914/5</w:t>
            </w:r>
          </w:p>
        </w:tc>
      </w:tr>
      <w:tr w:rsidR="0046347E" w:rsidRPr="006A51D2" w14:paraId="7BD7EA4C" w14:textId="77777777" w:rsidTr="00244269">
        <w:trPr>
          <w:jc w:val="center"/>
        </w:trPr>
        <w:tc>
          <w:tcPr>
            <w:tcW w:w="979" w:type="pct"/>
          </w:tcPr>
          <w:p w14:paraId="66AD8D2C"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eastAsia="Times New Roman" w:hAnsi="Times New Roman"/>
                <w:color w:val="000000" w:themeColor="text1"/>
                <w:sz w:val="20"/>
                <w:szCs w:val="20"/>
                <w:lang w:eastAsia="en-GB"/>
              </w:rPr>
              <w:t>Number of seasons</w:t>
            </w:r>
          </w:p>
        </w:tc>
        <w:tc>
          <w:tcPr>
            <w:tcW w:w="805" w:type="pct"/>
            <w:gridSpan w:val="2"/>
          </w:tcPr>
          <w:p w14:paraId="2B0DCAE5"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5</w:t>
            </w:r>
          </w:p>
        </w:tc>
        <w:tc>
          <w:tcPr>
            <w:tcW w:w="729" w:type="pct"/>
            <w:gridSpan w:val="2"/>
          </w:tcPr>
          <w:p w14:paraId="4B2D7AF9"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5</w:t>
            </w:r>
          </w:p>
        </w:tc>
        <w:tc>
          <w:tcPr>
            <w:tcW w:w="815" w:type="pct"/>
            <w:gridSpan w:val="2"/>
          </w:tcPr>
          <w:p w14:paraId="2AD37CBF"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5</w:t>
            </w:r>
          </w:p>
        </w:tc>
        <w:tc>
          <w:tcPr>
            <w:tcW w:w="718" w:type="pct"/>
            <w:gridSpan w:val="2"/>
          </w:tcPr>
          <w:p w14:paraId="0E658082"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5</w:t>
            </w:r>
          </w:p>
        </w:tc>
        <w:tc>
          <w:tcPr>
            <w:tcW w:w="954" w:type="pct"/>
            <w:gridSpan w:val="2"/>
          </w:tcPr>
          <w:p w14:paraId="66FFBBE3"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5</w:t>
            </w:r>
          </w:p>
        </w:tc>
      </w:tr>
      <w:tr w:rsidR="00977CEC" w:rsidRPr="006A51D2" w14:paraId="31B8345A" w14:textId="77777777" w:rsidTr="00244269">
        <w:trPr>
          <w:jc w:val="center"/>
        </w:trPr>
        <w:tc>
          <w:tcPr>
            <w:tcW w:w="979" w:type="pct"/>
          </w:tcPr>
          <w:p w14:paraId="254468F6" w14:textId="77777777" w:rsidR="0046347E" w:rsidRPr="009B1E45" w:rsidRDefault="00977CEC" w:rsidP="00DD63BF">
            <w:pPr>
              <w:spacing w:after="0" w:line="240" w:lineRule="auto"/>
              <w:jc w:val="both"/>
              <w:rPr>
                <w:rFonts w:ascii="Times New Roman" w:hAnsi="Times New Roman"/>
                <w:color w:val="000000" w:themeColor="text1"/>
                <w:sz w:val="20"/>
                <w:szCs w:val="20"/>
              </w:rPr>
            </w:pPr>
            <w:r w:rsidRPr="009B1E45">
              <w:rPr>
                <w:rFonts w:ascii="Times New Roman" w:eastAsia="Times New Roman" w:hAnsi="Times New Roman"/>
                <w:color w:val="000000" w:themeColor="text1"/>
                <w:sz w:val="20"/>
                <w:szCs w:val="20"/>
                <w:lang w:eastAsia="en-GB"/>
              </w:rPr>
              <w:t xml:space="preserve">Most successful </w:t>
            </w:r>
            <w:r w:rsidR="0046347E" w:rsidRPr="009B1E45">
              <w:rPr>
                <w:rFonts w:ascii="Times New Roman" w:eastAsia="Times New Roman" w:hAnsi="Times New Roman"/>
                <w:color w:val="000000" w:themeColor="text1"/>
                <w:sz w:val="20"/>
                <w:szCs w:val="20"/>
                <w:lang w:eastAsia="en-GB"/>
              </w:rPr>
              <w:t>team</w:t>
            </w:r>
          </w:p>
        </w:tc>
        <w:tc>
          <w:tcPr>
            <w:tcW w:w="587" w:type="pct"/>
          </w:tcPr>
          <w:p w14:paraId="4C7B68E1"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Aston Villa</w:t>
            </w:r>
          </w:p>
        </w:tc>
        <w:tc>
          <w:tcPr>
            <w:tcW w:w="218" w:type="pct"/>
          </w:tcPr>
          <w:p w14:paraId="35734C77"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4</w:t>
            </w:r>
          </w:p>
        </w:tc>
        <w:tc>
          <w:tcPr>
            <w:tcW w:w="595" w:type="pct"/>
          </w:tcPr>
          <w:p w14:paraId="23494B12"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Aston Villa</w:t>
            </w:r>
          </w:p>
        </w:tc>
        <w:tc>
          <w:tcPr>
            <w:tcW w:w="134" w:type="pct"/>
          </w:tcPr>
          <w:p w14:paraId="4DD1C336"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4</w:t>
            </w:r>
          </w:p>
        </w:tc>
        <w:tc>
          <w:tcPr>
            <w:tcW w:w="684" w:type="pct"/>
          </w:tcPr>
          <w:p w14:paraId="033AC803"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Everton</w:t>
            </w:r>
          </w:p>
        </w:tc>
        <w:tc>
          <w:tcPr>
            <w:tcW w:w="131" w:type="pct"/>
          </w:tcPr>
          <w:p w14:paraId="0117C2F5"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3</w:t>
            </w:r>
          </w:p>
        </w:tc>
        <w:tc>
          <w:tcPr>
            <w:tcW w:w="587" w:type="pct"/>
          </w:tcPr>
          <w:p w14:paraId="079ED666"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Newcastle</w:t>
            </w:r>
          </w:p>
        </w:tc>
        <w:tc>
          <w:tcPr>
            <w:tcW w:w="131" w:type="pct"/>
          </w:tcPr>
          <w:p w14:paraId="7393C3AA"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5</w:t>
            </w:r>
          </w:p>
        </w:tc>
        <w:tc>
          <w:tcPr>
            <w:tcW w:w="783" w:type="pct"/>
          </w:tcPr>
          <w:p w14:paraId="06C63BD1"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 xml:space="preserve">Aston Villa </w:t>
            </w:r>
          </w:p>
        </w:tc>
        <w:tc>
          <w:tcPr>
            <w:tcW w:w="170" w:type="pct"/>
          </w:tcPr>
          <w:p w14:paraId="7DF16B8E"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3</w:t>
            </w:r>
          </w:p>
        </w:tc>
      </w:tr>
      <w:tr w:rsidR="00977CEC" w:rsidRPr="006A51D2" w14:paraId="1AC4A8A9" w14:textId="77777777" w:rsidTr="00244269">
        <w:trPr>
          <w:jc w:val="center"/>
        </w:trPr>
        <w:tc>
          <w:tcPr>
            <w:tcW w:w="979" w:type="pct"/>
            <w:vAlign w:val="bottom"/>
          </w:tcPr>
          <w:p w14:paraId="02BD2DA7" w14:textId="77777777" w:rsidR="0046347E" w:rsidRPr="009B1E45" w:rsidRDefault="0046347E" w:rsidP="00DD63BF">
            <w:pPr>
              <w:spacing w:after="0" w:line="240" w:lineRule="auto"/>
              <w:jc w:val="both"/>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2nd most successful team</w:t>
            </w:r>
          </w:p>
        </w:tc>
        <w:tc>
          <w:tcPr>
            <w:tcW w:w="587" w:type="pct"/>
          </w:tcPr>
          <w:p w14:paraId="2E8D01B0"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Preston</w:t>
            </w:r>
          </w:p>
        </w:tc>
        <w:tc>
          <w:tcPr>
            <w:tcW w:w="218" w:type="pct"/>
          </w:tcPr>
          <w:p w14:paraId="7286823F"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4</w:t>
            </w:r>
          </w:p>
        </w:tc>
        <w:tc>
          <w:tcPr>
            <w:tcW w:w="595" w:type="pct"/>
          </w:tcPr>
          <w:p w14:paraId="2D3F9C68"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Everton</w:t>
            </w:r>
          </w:p>
        </w:tc>
        <w:tc>
          <w:tcPr>
            <w:tcW w:w="134" w:type="pct"/>
          </w:tcPr>
          <w:p w14:paraId="7C5FFC72"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3</w:t>
            </w:r>
          </w:p>
        </w:tc>
        <w:tc>
          <w:tcPr>
            <w:tcW w:w="684" w:type="pct"/>
          </w:tcPr>
          <w:p w14:paraId="0964AA3D"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Newcastle</w:t>
            </w:r>
          </w:p>
        </w:tc>
        <w:tc>
          <w:tcPr>
            <w:tcW w:w="131" w:type="pct"/>
          </w:tcPr>
          <w:p w14:paraId="75E38D58"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3</w:t>
            </w:r>
          </w:p>
        </w:tc>
        <w:tc>
          <w:tcPr>
            <w:tcW w:w="587" w:type="pct"/>
          </w:tcPr>
          <w:p w14:paraId="35B26919"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Aston Villa</w:t>
            </w:r>
          </w:p>
        </w:tc>
        <w:tc>
          <w:tcPr>
            <w:tcW w:w="131" w:type="pct"/>
          </w:tcPr>
          <w:p w14:paraId="1876AEF0"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c>
          <w:tcPr>
            <w:tcW w:w="783" w:type="pct"/>
          </w:tcPr>
          <w:p w14:paraId="1C21F246"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Blackburn</w:t>
            </w:r>
          </w:p>
        </w:tc>
        <w:tc>
          <w:tcPr>
            <w:tcW w:w="170" w:type="pct"/>
          </w:tcPr>
          <w:p w14:paraId="5D582D09"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3</w:t>
            </w:r>
          </w:p>
        </w:tc>
      </w:tr>
      <w:tr w:rsidR="00977CEC" w:rsidRPr="006A51D2" w14:paraId="0D0ABB5B" w14:textId="77777777" w:rsidTr="00244269">
        <w:trPr>
          <w:jc w:val="center"/>
        </w:trPr>
        <w:tc>
          <w:tcPr>
            <w:tcW w:w="979" w:type="pct"/>
          </w:tcPr>
          <w:p w14:paraId="05870E93"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eastAsia="Times New Roman" w:hAnsi="Times New Roman"/>
                <w:color w:val="000000" w:themeColor="text1"/>
                <w:sz w:val="20"/>
                <w:szCs w:val="20"/>
                <w:lang w:eastAsia="en-GB"/>
              </w:rPr>
              <w:t>3rd</w:t>
            </w:r>
          </w:p>
        </w:tc>
        <w:tc>
          <w:tcPr>
            <w:tcW w:w="587" w:type="pct"/>
          </w:tcPr>
          <w:p w14:paraId="2946D334" w14:textId="77777777" w:rsidR="0046347E" w:rsidRPr="009B1E45" w:rsidRDefault="0046347E" w:rsidP="00DD63BF">
            <w:pPr>
              <w:spacing w:after="0" w:line="240" w:lineRule="auto"/>
              <w:jc w:val="both"/>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Sunderland</w:t>
            </w:r>
          </w:p>
        </w:tc>
        <w:tc>
          <w:tcPr>
            <w:tcW w:w="218" w:type="pct"/>
          </w:tcPr>
          <w:p w14:paraId="1D213567" w14:textId="77777777" w:rsidR="0046347E" w:rsidRPr="009B1E45" w:rsidRDefault="0046347E" w:rsidP="00DD63BF">
            <w:pPr>
              <w:spacing w:after="0" w:line="240" w:lineRule="auto"/>
              <w:jc w:val="both"/>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4</w:t>
            </w:r>
          </w:p>
        </w:tc>
        <w:tc>
          <w:tcPr>
            <w:tcW w:w="595" w:type="pct"/>
          </w:tcPr>
          <w:p w14:paraId="1E0A7D26" w14:textId="77777777" w:rsidR="0046347E" w:rsidRPr="009B1E45" w:rsidRDefault="0046347E" w:rsidP="00DD63BF">
            <w:pPr>
              <w:spacing w:after="0" w:line="240" w:lineRule="auto"/>
              <w:jc w:val="both"/>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Sheff Utd</w:t>
            </w:r>
          </w:p>
        </w:tc>
        <w:tc>
          <w:tcPr>
            <w:tcW w:w="134" w:type="pct"/>
          </w:tcPr>
          <w:p w14:paraId="136FCE49"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3</w:t>
            </w:r>
          </w:p>
        </w:tc>
        <w:tc>
          <w:tcPr>
            <w:tcW w:w="684" w:type="pct"/>
          </w:tcPr>
          <w:p w14:paraId="434971D4"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Sunderland</w:t>
            </w:r>
          </w:p>
        </w:tc>
        <w:tc>
          <w:tcPr>
            <w:tcW w:w="131" w:type="pct"/>
          </w:tcPr>
          <w:p w14:paraId="73A0AB67"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3</w:t>
            </w:r>
          </w:p>
        </w:tc>
        <w:tc>
          <w:tcPr>
            <w:tcW w:w="587" w:type="pct"/>
          </w:tcPr>
          <w:p w14:paraId="75DC8301"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Blackburn</w:t>
            </w:r>
          </w:p>
        </w:tc>
        <w:tc>
          <w:tcPr>
            <w:tcW w:w="131" w:type="pct"/>
          </w:tcPr>
          <w:p w14:paraId="279AAF7B"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c>
          <w:tcPr>
            <w:tcW w:w="783" w:type="pct"/>
          </w:tcPr>
          <w:p w14:paraId="744ACDBC"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Everton</w:t>
            </w:r>
          </w:p>
        </w:tc>
        <w:tc>
          <w:tcPr>
            <w:tcW w:w="170" w:type="pct"/>
          </w:tcPr>
          <w:p w14:paraId="74C38D25"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3</w:t>
            </w:r>
          </w:p>
        </w:tc>
      </w:tr>
      <w:tr w:rsidR="00977CEC" w:rsidRPr="006A51D2" w14:paraId="7A0E473F" w14:textId="77777777" w:rsidTr="00244269">
        <w:trPr>
          <w:jc w:val="center"/>
        </w:trPr>
        <w:tc>
          <w:tcPr>
            <w:tcW w:w="979" w:type="pct"/>
          </w:tcPr>
          <w:p w14:paraId="6FC24FB9"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eastAsia="Times New Roman" w:hAnsi="Times New Roman"/>
                <w:color w:val="000000" w:themeColor="text1"/>
                <w:sz w:val="20"/>
                <w:szCs w:val="20"/>
                <w:lang w:eastAsia="en-GB"/>
              </w:rPr>
              <w:t>4th</w:t>
            </w:r>
          </w:p>
        </w:tc>
        <w:tc>
          <w:tcPr>
            <w:tcW w:w="587" w:type="pct"/>
          </w:tcPr>
          <w:p w14:paraId="0C7958DB"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Everton</w:t>
            </w:r>
          </w:p>
        </w:tc>
        <w:tc>
          <w:tcPr>
            <w:tcW w:w="218" w:type="pct"/>
          </w:tcPr>
          <w:p w14:paraId="26528BB9"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3</w:t>
            </w:r>
          </w:p>
        </w:tc>
        <w:tc>
          <w:tcPr>
            <w:tcW w:w="595" w:type="pct"/>
          </w:tcPr>
          <w:p w14:paraId="47C6FA98"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Derby</w:t>
            </w:r>
          </w:p>
        </w:tc>
        <w:tc>
          <w:tcPr>
            <w:tcW w:w="134" w:type="pct"/>
          </w:tcPr>
          <w:p w14:paraId="37887083"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c>
          <w:tcPr>
            <w:tcW w:w="684" w:type="pct"/>
          </w:tcPr>
          <w:p w14:paraId="08511C86"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Aston Villa</w:t>
            </w:r>
          </w:p>
        </w:tc>
        <w:tc>
          <w:tcPr>
            <w:tcW w:w="131" w:type="pct"/>
          </w:tcPr>
          <w:p w14:paraId="2ABFE65F"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c>
          <w:tcPr>
            <w:tcW w:w="587" w:type="pct"/>
          </w:tcPr>
          <w:p w14:paraId="1EF58C00" w14:textId="77777777" w:rsidR="0046347E" w:rsidRPr="009B1E45" w:rsidRDefault="0046347E" w:rsidP="00DD63BF">
            <w:pPr>
              <w:spacing w:after="0" w:line="240" w:lineRule="auto"/>
              <w:jc w:val="both"/>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Everton</w:t>
            </w:r>
          </w:p>
        </w:tc>
        <w:tc>
          <w:tcPr>
            <w:tcW w:w="131" w:type="pct"/>
          </w:tcPr>
          <w:p w14:paraId="4D08AC66"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c>
          <w:tcPr>
            <w:tcW w:w="783" w:type="pct"/>
          </w:tcPr>
          <w:p w14:paraId="60CA9B12"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Man Utd</w:t>
            </w:r>
          </w:p>
        </w:tc>
        <w:tc>
          <w:tcPr>
            <w:tcW w:w="170" w:type="pct"/>
          </w:tcPr>
          <w:p w14:paraId="57ABEF75"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r>
      <w:tr w:rsidR="00977CEC" w:rsidRPr="006A51D2" w14:paraId="3B723AD0" w14:textId="77777777" w:rsidTr="00244269">
        <w:trPr>
          <w:jc w:val="center"/>
        </w:trPr>
        <w:tc>
          <w:tcPr>
            <w:tcW w:w="979" w:type="pct"/>
          </w:tcPr>
          <w:p w14:paraId="10D043BC"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eastAsia="Times New Roman" w:hAnsi="Times New Roman"/>
                <w:color w:val="000000" w:themeColor="text1"/>
                <w:sz w:val="20"/>
                <w:szCs w:val="20"/>
                <w:lang w:eastAsia="en-GB"/>
              </w:rPr>
              <w:t>5th</w:t>
            </w:r>
          </w:p>
        </w:tc>
        <w:tc>
          <w:tcPr>
            <w:tcW w:w="587" w:type="pct"/>
          </w:tcPr>
          <w:p w14:paraId="20C342EA"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Blackburn</w:t>
            </w:r>
          </w:p>
        </w:tc>
        <w:tc>
          <w:tcPr>
            <w:tcW w:w="218" w:type="pct"/>
          </w:tcPr>
          <w:p w14:paraId="7DEAC6A6"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95" w:type="pct"/>
          </w:tcPr>
          <w:p w14:paraId="32D3BEA0"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Sunderland</w:t>
            </w:r>
          </w:p>
        </w:tc>
        <w:tc>
          <w:tcPr>
            <w:tcW w:w="134" w:type="pct"/>
          </w:tcPr>
          <w:p w14:paraId="0044BE65"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c>
          <w:tcPr>
            <w:tcW w:w="684" w:type="pct"/>
          </w:tcPr>
          <w:p w14:paraId="6848D9FE"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Man City</w:t>
            </w:r>
          </w:p>
        </w:tc>
        <w:tc>
          <w:tcPr>
            <w:tcW w:w="131" w:type="pct"/>
          </w:tcPr>
          <w:p w14:paraId="4DDFD30B"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c>
          <w:tcPr>
            <w:tcW w:w="587" w:type="pct"/>
          </w:tcPr>
          <w:p w14:paraId="1EB03932"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Liverpool</w:t>
            </w:r>
          </w:p>
        </w:tc>
        <w:tc>
          <w:tcPr>
            <w:tcW w:w="131" w:type="pct"/>
          </w:tcPr>
          <w:p w14:paraId="698EF1BA"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c>
          <w:tcPr>
            <w:tcW w:w="783" w:type="pct"/>
          </w:tcPr>
          <w:p w14:paraId="2BDC601C"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Oldham</w:t>
            </w:r>
          </w:p>
        </w:tc>
        <w:tc>
          <w:tcPr>
            <w:tcW w:w="170" w:type="pct"/>
          </w:tcPr>
          <w:p w14:paraId="405FEF75"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r>
      <w:tr w:rsidR="00977CEC" w:rsidRPr="006A51D2" w14:paraId="2B6B09DA" w14:textId="77777777" w:rsidTr="00244269">
        <w:trPr>
          <w:jc w:val="center"/>
        </w:trPr>
        <w:tc>
          <w:tcPr>
            <w:tcW w:w="979" w:type="pct"/>
          </w:tcPr>
          <w:p w14:paraId="28471934"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eastAsia="Times New Roman" w:hAnsi="Times New Roman"/>
                <w:color w:val="000000" w:themeColor="text1"/>
                <w:sz w:val="20"/>
                <w:szCs w:val="20"/>
                <w:lang w:eastAsia="en-GB"/>
              </w:rPr>
              <w:t>6th</w:t>
            </w:r>
          </w:p>
        </w:tc>
        <w:tc>
          <w:tcPr>
            <w:tcW w:w="587" w:type="pct"/>
          </w:tcPr>
          <w:p w14:paraId="4A9E98FC"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Bolton</w:t>
            </w:r>
          </w:p>
        </w:tc>
        <w:tc>
          <w:tcPr>
            <w:tcW w:w="218" w:type="pct"/>
          </w:tcPr>
          <w:p w14:paraId="415FE51F"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95" w:type="pct"/>
          </w:tcPr>
          <w:p w14:paraId="16E5AD7B"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Wolves</w:t>
            </w:r>
          </w:p>
        </w:tc>
        <w:tc>
          <w:tcPr>
            <w:tcW w:w="134" w:type="pct"/>
          </w:tcPr>
          <w:p w14:paraId="043D0BA6"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c>
          <w:tcPr>
            <w:tcW w:w="684" w:type="pct"/>
          </w:tcPr>
          <w:p w14:paraId="34F4891E"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Wednesday</w:t>
            </w:r>
          </w:p>
        </w:tc>
        <w:tc>
          <w:tcPr>
            <w:tcW w:w="131" w:type="pct"/>
          </w:tcPr>
          <w:p w14:paraId="243D0503"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c>
          <w:tcPr>
            <w:tcW w:w="587" w:type="pct"/>
          </w:tcPr>
          <w:p w14:paraId="53F61802"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Bristol City</w:t>
            </w:r>
          </w:p>
        </w:tc>
        <w:tc>
          <w:tcPr>
            <w:tcW w:w="131" w:type="pct"/>
          </w:tcPr>
          <w:p w14:paraId="2303EF5A"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783" w:type="pct"/>
          </w:tcPr>
          <w:p w14:paraId="69021560"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Sunderland</w:t>
            </w:r>
          </w:p>
        </w:tc>
        <w:tc>
          <w:tcPr>
            <w:tcW w:w="170" w:type="pct"/>
          </w:tcPr>
          <w:p w14:paraId="0FFB013C"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2</w:t>
            </w:r>
          </w:p>
        </w:tc>
      </w:tr>
      <w:tr w:rsidR="00977CEC" w:rsidRPr="006A51D2" w14:paraId="4A647708" w14:textId="77777777" w:rsidTr="00244269">
        <w:trPr>
          <w:jc w:val="center"/>
        </w:trPr>
        <w:tc>
          <w:tcPr>
            <w:tcW w:w="979" w:type="pct"/>
          </w:tcPr>
          <w:p w14:paraId="4465CCBB"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eastAsia="Times New Roman" w:hAnsi="Times New Roman"/>
                <w:color w:val="000000" w:themeColor="text1"/>
                <w:sz w:val="20"/>
                <w:szCs w:val="20"/>
                <w:lang w:eastAsia="en-GB"/>
              </w:rPr>
              <w:t>7th</w:t>
            </w:r>
          </w:p>
        </w:tc>
        <w:tc>
          <w:tcPr>
            <w:tcW w:w="587" w:type="pct"/>
          </w:tcPr>
          <w:p w14:paraId="106C084A"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Derby</w:t>
            </w:r>
          </w:p>
        </w:tc>
        <w:tc>
          <w:tcPr>
            <w:tcW w:w="218" w:type="pct"/>
          </w:tcPr>
          <w:p w14:paraId="1B86B702"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95" w:type="pct"/>
          </w:tcPr>
          <w:p w14:paraId="1A277D14"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Bolton</w:t>
            </w:r>
          </w:p>
        </w:tc>
        <w:tc>
          <w:tcPr>
            <w:tcW w:w="134" w:type="pct"/>
          </w:tcPr>
          <w:p w14:paraId="77F62854"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684" w:type="pct"/>
          </w:tcPr>
          <w:p w14:paraId="397603F8"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Blackburn</w:t>
            </w:r>
          </w:p>
        </w:tc>
        <w:tc>
          <w:tcPr>
            <w:tcW w:w="131" w:type="pct"/>
          </w:tcPr>
          <w:p w14:paraId="7F8318D5"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87" w:type="pct"/>
          </w:tcPr>
          <w:p w14:paraId="635C981E"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Man City</w:t>
            </w:r>
          </w:p>
        </w:tc>
        <w:tc>
          <w:tcPr>
            <w:tcW w:w="131" w:type="pct"/>
          </w:tcPr>
          <w:p w14:paraId="724490BC"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783" w:type="pct"/>
          </w:tcPr>
          <w:p w14:paraId="4B717455"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Bolton</w:t>
            </w:r>
          </w:p>
        </w:tc>
        <w:tc>
          <w:tcPr>
            <w:tcW w:w="170" w:type="pct"/>
          </w:tcPr>
          <w:p w14:paraId="5A88BA6B"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r>
      <w:tr w:rsidR="00977CEC" w:rsidRPr="006A51D2" w14:paraId="6254E8DA" w14:textId="77777777" w:rsidTr="00244269">
        <w:trPr>
          <w:jc w:val="center"/>
        </w:trPr>
        <w:tc>
          <w:tcPr>
            <w:tcW w:w="979" w:type="pct"/>
          </w:tcPr>
          <w:p w14:paraId="0B3757C9"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eastAsia="Times New Roman" w:hAnsi="Times New Roman"/>
                <w:color w:val="000000" w:themeColor="text1"/>
                <w:sz w:val="20"/>
                <w:szCs w:val="20"/>
                <w:lang w:eastAsia="en-GB"/>
              </w:rPr>
              <w:t>8th</w:t>
            </w:r>
          </w:p>
        </w:tc>
        <w:tc>
          <w:tcPr>
            <w:tcW w:w="587" w:type="pct"/>
          </w:tcPr>
          <w:p w14:paraId="652F6062"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Notts County</w:t>
            </w:r>
          </w:p>
        </w:tc>
        <w:tc>
          <w:tcPr>
            <w:tcW w:w="218" w:type="pct"/>
          </w:tcPr>
          <w:p w14:paraId="65916970"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95" w:type="pct"/>
          </w:tcPr>
          <w:p w14:paraId="1686E5BA"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Burnley</w:t>
            </w:r>
          </w:p>
        </w:tc>
        <w:tc>
          <w:tcPr>
            <w:tcW w:w="134" w:type="pct"/>
          </w:tcPr>
          <w:p w14:paraId="5027C399"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684" w:type="pct"/>
          </w:tcPr>
          <w:p w14:paraId="208792CF"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Liverpool</w:t>
            </w:r>
          </w:p>
        </w:tc>
        <w:tc>
          <w:tcPr>
            <w:tcW w:w="131" w:type="pct"/>
          </w:tcPr>
          <w:p w14:paraId="0C17DAF5"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87" w:type="pct"/>
          </w:tcPr>
          <w:p w14:paraId="0A378E9F"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Man Utd</w:t>
            </w:r>
          </w:p>
        </w:tc>
        <w:tc>
          <w:tcPr>
            <w:tcW w:w="131" w:type="pct"/>
          </w:tcPr>
          <w:p w14:paraId="10672449"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783" w:type="pct"/>
          </w:tcPr>
          <w:p w14:paraId="5FE7B2AC"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Burnley</w:t>
            </w:r>
          </w:p>
        </w:tc>
        <w:tc>
          <w:tcPr>
            <w:tcW w:w="170" w:type="pct"/>
          </w:tcPr>
          <w:p w14:paraId="56BE6C7D"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r>
      <w:tr w:rsidR="00977CEC" w:rsidRPr="006A51D2" w14:paraId="32FA7371" w14:textId="77777777" w:rsidTr="00244269">
        <w:trPr>
          <w:jc w:val="center"/>
        </w:trPr>
        <w:tc>
          <w:tcPr>
            <w:tcW w:w="979" w:type="pct"/>
          </w:tcPr>
          <w:p w14:paraId="6E75CD2F" w14:textId="77777777" w:rsidR="0046347E" w:rsidRPr="009B1E45" w:rsidRDefault="0046347E" w:rsidP="00DD63BF">
            <w:pPr>
              <w:spacing w:after="0" w:line="240" w:lineRule="auto"/>
              <w:jc w:val="both"/>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9th</w:t>
            </w:r>
          </w:p>
        </w:tc>
        <w:tc>
          <w:tcPr>
            <w:tcW w:w="587" w:type="pct"/>
          </w:tcPr>
          <w:p w14:paraId="384D63AF"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Wolves</w:t>
            </w:r>
          </w:p>
        </w:tc>
        <w:tc>
          <w:tcPr>
            <w:tcW w:w="218" w:type="pct"/>
          </w:tcPr>
          <w:p w14:paraId="0BF601BA"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95" w:type="pct"/>
          </w:tcPr>
          <w:p w14:paraId="77ACE52E"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Liverpool</w:t>
            </w:r>
          </w:p>
        </w:tc>
        <w:tc>
          <w:tcPr>
            <w:tcW w:w="134" w:type="pct"/>
          </w:tcPr>
          <w:p w14:paraId="3EE100C9"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684" w:type="pct"/>
          </w:tcPr>
          <w:p w14:paraId="58E7E839"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Nottm Forest</w:t>
            </w:r>
          </w:p>
        </w:tc>
        <w:tc>
          <w:tcPr>
            <w:tcW w:w="131" w:type="pct"/>
          </w:tcPr>
          <w:p w14:paraId="53C4BE4E"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87" w:type="pct"/>
          </w:tcPr>
          <w:p w14:paraId="3DC589E2"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Preston</w:t>
            </w:r>
          </w:p>
        </w:tc>
        <w:tc>
          <w:tcPr>
            <w:tcW w:w="131" w:type="pct"/>
          </w:tcPr>
          <w:p w14:paraId="5E476AE2"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783" w:type="pct"/>
          </w:tcPr>
          <w:p w14:paraId="74DC3A63"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Middlesbrough</w:t>
            </w:r>
          </w:p>
        </w:tc>
        <w:tc>
          <w:tcPr>
            <w:tcW w:w="170" w:type="pct"/>
          </w:tcPr>
          <w:p w14:paraId="3FB8E372"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r>
      <w:tr w:rsidR="00977CEC" w:rsidRPr="006A51D2" w14:paraId="2763F09C" w14:textId="77777777" w:rsidTr="00244269">
        <w:trPr>
          <w:jc w:val="center"/>
        </w:trPr>
        <w:tc>
          <w:tcPr>
            <w:tcW w:w="979" w:type="pct"/>
          </w:tcPr>
          <w:p w14:paraId="4D2B8686" w14:textId="77777777" w:rsidR="0046347E" w:rsidRPr="009B1E45" w:rsidRDefault="0046347E" w:rsidP="00DD63BF">
            <w:pPr>
              <w:spacing w:after="0" w:line="240" w:lineRule="auto"/>
              <w:jc w:val="both"/>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10th</w:t>
            </w:r>
          </w:p>
        </w:tc>
        <w:tc>
          <w:tcPr>
            <w:tcW w:w="587" w:type="pct"/>
          </w:tcPr>
          <w:p w14:paraId="19D49FAB" w14:textId="77777777" w:rsidR="0046347E" w:rsidRPr="009B1E45" w:rsidRDefault="0046347E" w:rsidP="00DD63BF">
            <w:pPr>
              <w:spacing w:after="0" w:line="240" w:lineRule="auto"/>
              <w:jc w:val="both"/>
              <w:rPr>
                <w:rFonts w:ascii="Times New Roman" w:hAnsi="Times New Roman"/>
                <w:color w:val="000000" w:themeColor="text1"/>
                <w:sz w:val="20"/>
                <w:szCs w:val="20"/>
              </w:rPr>
            </w:pPr>
          </w:p>
        </w:tc>
        <w:tc>
          <w:tcPr>
            <w:tcW w:w="218" w:type="pct"/>
          </w:tcPr>
          <w:p w14:paraId="0CFE268F" w14:textId="77777777" w:rsidR="0046347E" w:rsidRPr="009B1E45" w:rsidRDefault="0046347E" w:rsidP="00DD63BF">
            <w:pPr>
              <w:spacing w:after="0" w:line="240" w:lineRule="auto"/>
              <w:jc w:val="both"/>
              <w:rPr>
                <w:rFonts w:ascii="Times New Roman" w:hAnsi="Times New Roman"/>
                <w:color w:val="000000" w:themeColor="text1"/>
                <w:sz w:val="20"/>
                <w:szCs w:val="20"/>
              </w:rPr>
            </w:pPr>
          </w:p>
        </w:tc>
        <w:tc>
          <w:tcPr>
            <w:tcW w:w="595" w:type="pct"/>
          </w:tcPr>
          <w:p w14:paraId="0D1A01B6"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Preston</w:t>
            </w:r>
          </w:p>
        </w:tc>
        <w:tc>
          <w:tcPr>
            <w:tcW w:w="134" w:type="pct"/>
          </w:tcPr>
          <w:p w14:paraId="39C05AB7"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684" w:type="pct"/>
          </w:tcPr>
          <w:p w14:paraId="2364EFC8"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Notts County</w:t>
            </w:r>
          </w:p>
        </w:tc>
        <w:tc>
          <w:tcPr>
            <w:tcW w:w="131" w:type="pct"/>
          </w:tcPr>
          <w:p w14:paraId="724F8234"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87" w:type="pct"/>
          </w:tcPr>
          <w:p w14:paraId="6F42E7B8"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Sheff Utd</w:t>
            </w:r>
          </w:p>
        </w:tc>
        <w:tc>
          <w:tcPr>
            <w:tcW w:w="131" w:type="pct"/>
          </w:tcPr>
          <w:p w14:paraId="74C06E29"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783" w:type="pct"/>
          </w:tcPr>
          <w:p w14:paraId="154EFF87"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Newcastle</w:t>
            </w:r>
          </w:p>
        </w:tc>
        <w:tc>
          <w:tcPr>
            <w:tcW w:w="170" w:type="pct"/>
          </w:tcPr>
          <w:p w14:paraId="12AD8F6C"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r>
      <w:tr w:rsidR="00977CEC" w:rsidRPr="006A51D2" w14:paraId="6F07E869" w14:textId="77777777" w:rsidTr="00244269">
        <w:trPr>
          <w:jc w:val="center"/>
        </w:trPr>
        <w:tc>
          <w:tcPr>
            <w:tcW w:w="979" w:type="pct"/>
          </w:tcPr>
          <w:p w14:paraId="40126A5D" w14:textId="77777777" w:rsidR="0046347E" w:rsidRPr="009B1E45" w:rsidRDefault="0046347E" w:rsidP="00DD63BF">
            <w:pPr>
              <w:spacing w:after="0" w:line="240" w:lineRule="auto"/>
              <w:jc w:val="both"/>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11th</w:t>
            </w:r>
          </w:p>
        </w:tc>
        <w:tc>
          <w:tcPr>
            <w:tcW w:w="587" w:type="pct"/>
          </w:tcPr>
          <w:p w14:paraId="1D873586" w14:textId="77777777" w:rsidR="0046347E" w:rsidRPr="009B1E45" w:rsidRDefault="0046347E" w:rsidP="00DD63BF">
            <w:pPr>
              <w:spacing w:after="0" w:line="240" w:lineRule="auto"/>
              <w:jc w:val="both"/>
              <w:rPr>
                <w:rFonts w:ascii="Times New Roman" w:hAnsi="Times New Roman"/>
                <w:color w:val="000000" w:themeColor="text1"/>
                <w:sz w:val="20"/>
                <w:szCs w:val="20"/>
              </w:rPr>
            </w:pPr>
          </w:p>
        </w:tc>
        <w:tc>
          <w:tcPr>
            <w:tcW w:w="218" w:type="pct"/>
          </w:tcPr>
          <w:p w14:paraId="671D10F2" w14:textId="77777777" w:rsidR="0046347E" w:rsidRPr="009B1E45" w:rsidRDefault="0046347E" w:rsidP="00DD63BF">
            <w:pPr>
              <w:spacing w:after="0" w:line="240" w:lineRule="auto"/>
              <w:jc w:val="both"/>
              <w:rPr>
                <w:rFonts w:ascii="Times New Roman" w:hAnsi="Times New Roman"/>
                <w:color w:val="000000" w:themeColor="text1"/>
                <w:sz w:val="20"/>
                <w:szCs w:val="20"/>
              </w:rPr>
            </w:pPr>
          </w:p>
        </w:tc>
        <w:tc>
          <w:tcPr>
            <w:tcW w:w="595" w:type="pct"/>
          </w:tcPr>
          <w:p w14:paraId="612007C0" w14:textId="77777777" w:rsidR="0046347E" w:rsidRPr="009B1E45" w:rsidRDefault="0046347E" w:rsidP="00DD63BF">
            <w:pPr>
              <w:spacing w:after="0" w:line="240" w:lineRule="auto"/>
              <w:jc w:val="both"/>
              <w:rPr>
                <w:rFonts w:ascii="Times New Roman" w:hAnsi="Times New Roman"/>
                <w:color w:val="000000" w:themeColor="text1"/>
                <w:sz w:val="20"/>
                <w:szCs w:val="20"/>
              </w:rPr>
            </w:pPr>
          </w:p>
        </w:tc>
        <w:tc>
          <w:tcPr>
            <w:tcW w:w="134" w:type="pct"/>
          </w:tcPr>
          <w:p w14:paraId="24D649E9" w14:textId="77777777" w:rsidR="0046347E" w:rsidRPr="009B1E45" w:rsidRDefault="0046347E" w:rsidP="00DD63BF">
            <w:pPr>
              <w:spacing w:after="0" w:line="240" w:lineRule="auto"/>
              <w:jc w:val="both"/>
              <w:rPr>
                <w:rFonts w:ascii="Times New Roman" w:hAnsi="Times New Roman"/>
                <w:color w:val="000000" w:themeColor="text1"/>
                <w:sz w:val="20"/>
                <w:szCs w:val="20"/>
              </w:rPr>
            </w:pPr>
          </w:p>
        </w:tc>
        <w:tc>
          <w:tcPr>
            <w:tcW w:w="684" w:type="pct"/>
          </w:tcPr>
          <w:p w14:paraId="4BDE3E78"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Sheff Utd</w:t>
            </w:r>
          </w:p>
        </w:tc>
        <w:tc>
          <w:tcPr>
            <w:tcW w:w="131" w:type="pct"/>
          </w:tcPr>
          <w:p w14:paraId="280F5EBB"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587" w:type="pct"/>
          </w:tcPr>
          <w:p w14:paraId="70B1FD4E"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Sunderland</w:t>
            </w:r>
          </w:p>
        </w:tc>
        <w:tc>
          <w:tcPr>
            <w:tcW w:w="131" w:type="pct"/>
          </w:tcPr>
          <w:p w14:paraId="774F7D36"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783" w:type="pct"/>
          </w:tcPr>
          <w:p w14:paraId="3F8385C4"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Wednesday</w:t>
            </w:r>
          </w:p>
        </w:tc>
        <w:tc>
          <w:tcPr>
            <w:tcW w:w="170" w:type="pct"/>
          </w:tcPr>
          <w:p w14:paraId="33AF8180"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r>
      <w:tr w:rsidR="00977CEC" w:rsidRPr="006A51D2" w14:paraId="73F353D9" w14:textId="77777777" w:rsidTr="00244269">
        <w:trPr>
          <w:jc w:val="center"/>
        </w:trPr>
        <w:tc>
          <w:tcPr>
            <w:tcW w:w="979" w:type="pct"/>
          </w:tcPr>
          <w:p w14:paraId="1D6BE6FA" w14:textId="77777777" w:rsidR="0046347E" w:rsidRPr="009B1E45" w:rsidRDefault="0046347E" w:rsidP="00DD63BF">
            <w:pPr>
              <w:spacing w:after="0" w:line="240" w:lineRule="auto"/>
              <w:jc w:val="both"/>
              <w:rPr>
                <w:rFonts w:ascii="Times New Roman" w:eastAsia="Times New Roman" w:hAnsi="Times New Roman"/>
                <w:color w:val="000000" w:themeColor="text1"/>
                <w:sz w:val="20"/>
                <w:szCs w:val="20"/>
                <w:lang w:eastAsia="en-GB"/>
              </w:rPr>
            </w:pPr>
            <w:r w:rsidRPr="009B1E45">
              <w:rPr>
                <w:rFonts w:ascii="Times New Roman" w:eastAsia="Times New Roman" w:hAnsi="Times New Roman"/>
                <w:color w:val="000000" w:themeColor="text1"/>
                <w:sz w:val="20"/>
                <w:szCs w:val="20"/>
                <w:lang w:eastAsia="en-GB"/>
              </w:rPr>
              <w:t>12th</w:t>
            </w:r>
          </w:p>
        </w:tc>
        <w:tc>
          <w:tcPr>
            <w:tcW w:w="587" w:type="pct"/>
          </w:tcPr>
          <w:p w14:paraId="4F88CEC6" w14:textId="77777777" w:rsidR="0046347E" w:rsidRPr="009B1E45" w:rsidRDefault="0046347E" w:rsidP="00DD63BF">
            <w:pPr>
              <w:spacing w:after="0" w:line="240" w:lineRule="auto"/>
              <w:jc w:val="both"/>
              <w:rPr>
                <w:rFonts w:ascii="Times New Roman" w:hAnsi="Times New Roman"/>
                <w:color w:val="000000" w:themeColor="text1"/>
                <w:sz w:val="20"/>
                <w:szCs w:val="20"/>
              </w:rPr>
            </w:pPr>
          </w:p>
        </w:tc>
        <w:tc>
          <w:tcPr>
            <w:tcW w:w="218" w:type="pct"/>
          </w:tcPr>
          <w:p w14:paraId="4E71667C" w14:textId="77777777" w:rsidR="0046347E" w:rsidRPr="009B1E45" w:rsidRDefault="0046347E" w:rsidP="00DD63BF">
            <w:pPr>
              <w:spacing w:after="0" w:line="240" w:lineRule="auto"/>
              <w:jc w:val="both"/>
              <w:rPr>
                <w:rFonts w:ascii="Times New Roman" w:hAnsi="Times New Roman"/>
                <w:color w:val="000000" w:themeColor="text1"/>
                <w:sz w:val="20"/>
                <w:szCs w:val="20"/>
              </w:rPr>
            </w:pPr>
          </w:p>
        </w:tc>
        <w:tc>
          <w:tcPr>
            <w:tcW w:w="595" w:type="pct"/>
          </w:tcPr>
          <w:p w14:paraId="6F7573BE" w14:textId="77777777" w:rsidR="0046347E" w:rsidRPr="009B1E45" w:rsidRDefault="0046347E" w:rsidP="00DD63BF">
            <w:pPr>
              <w:spacing w:after="0" w:line="240" w:lineRule="auto"/>
              <w:jc w:val="both"/>
              <w:rPr>
                <w:rFonts w:ascii="Times New Roman" w:hAnsi="Times New Roman"/>
                <w:color w:val="000000" w:themeColor="text1"/>
                <w:sz w:val="20"/>
                <w:szCs w:val="20"/>
              </w:rPr>
            </w:pPr>
          </w:p>
        </w:tc>
        <w:tc>
          <w:tcPr>
            <w:tcW w:w="134" w:type="pct"/>
          </w:tcPr>
          <w:p w14:paraId="07E631EB" w14:textId="77777777" w:rsidR="0046347E" w:rsidRPr="009B1E45" w:rsidRDefault="0046347E" w:rsidP="00DD63BF">
            <w:pPr>
              <w:spacing w:after="0" w:line="240" w:lineRule="auto"/>
              <w:jc w:val="both"/>
              <w:rPr>
                <w:rFonts w:ascii="Times New Roman" w:hAnsi="Times New Roman"/>
                <w:color w:val="000000" w:themeColor="text1"/>
                <w:sz w:val="20"/>
                <w:szCs w:val="20"/>
              </w:rPr>
            </w:pPr>
          </w:p>
        </w:tc>
        <w:tc>
          <w:tcPr>
            <w:tcW w:w="684" w:type="pct"/>
          </w:tcPr>
          <w:p w14:paraId="2515BB72" w14:textId="77777777" w:rsidR="0046347E" w:rsidRPr="009B1E45" w:rsidRDefault="0046347E" w:rsidP="00DD63BF">
            <w:pPr>
              <w:spacing w:after="0" w:line="240" w:lineRule="auto"/>
              <w:jc w:val="both"/>
              <w:rPr>
                <w:rFonts w:ascii="Times New Roman" w:hAnsi="Times New Roman"/>
                <w:color w:val="000000" w:themeColor="text1"/>
                <w:sz w:val="20"/>
                <w:szCs w:val="20"/>
              </w:rPr>
            </w:pPr>
          </w:p>
        </w:tc>
        <w:tc>
          <w:tcPr>
            <w:tcW w:w="131" w:type="pct"/>
          </w:tcPr>
          <w:p w14:paraId="4DC4CB4C" w14:textId="77777777" w:rsidR="0046347E" w:rsidRPr="009B1E45" w:rsidRDefault="0046347E" w:rsidP="00DD63BF">
            <w:pPr>
              <w:spacing w:after="0" w:line="240" w:lineRule="auto"/>
              <w:jc w:val="both"/>
              <w:rPr>
                <w:rFonts w:ascii="Times New Roman" w:hAnsi="Times New Roman"/>
                <w:color w:val="000000" w:themeColor="text1"/>
                <w:sz w:val="20"/>
                <w:szCs w:val="20"/>
              </w:rPr>
            </w:pPr>
          </w:p>
        </w:tc>
        <w:tc>
          <w:tcPr>
            <w:tcW w:w="587" w:type="pct"/>
          </w:tcPr>
          <w:p w14:paraId="11B7F602"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Wednesday</w:t>
            </w:r>
          </w:p>
        </w:tc>
        <w:tc>
          <w:tcPr>
            <w:tcW w:w="131" w:type="pct"/>
          </w:tcPr>
          <w:p w14:paraId="59656492"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w:t>
            </w:r>
          </w:p>
        </w:tc>
        <w:tc>
          <w:tcPr>
            <w:tcW w:w="783" w:type="pct"/>
          </w:tcPr>
          <w:p w14:paraId="21D01792" w14:textId="77777777" w:rsidR="0046347E" w:rsidRPr="009B1E45" w:rsidRDefault="0046347E" w:rsidP="00DD63BF">
            <w:pPr>
              <w:spacing w:after="0" w:line="240" w:lineRule="auto"/>
              <w:jc w:val="both"/>
              <w:rPr>
                <w:rFonts w:ascii="Times New Roman" w:hAnsi="Times New Roman"/>
                <w:color w:val="000000" w:themeColor="text1"/>
                <w:sz w:val="20"/>
                <w:szCs w:val="20"/>
              </w:rPr>
            </w:pPr>
          </w:p>
        </w:tc>
        <w:tc>
          <w:tcPr>
            <w:tcW w:w="170" w:type="pct"/>
          </w:tcPr>
          <w:p w14:paraId="47251069" w14:textId="77777777" w:rsidR="0046347E" w:rsidRPr="009B1E45" w:rsidRDefault="0046347E" w:rsidP="00DD63BF">
            <w:pPr>
              <w:spacing w:after="0" w:line="240" w:lineRule="auto"/>
              <w:jc w:val="both"/>
              <w:rPr>
                <w:rFonts w:ascii="Times New Roman" w:hAnsi="Times New Roman"/>
                <w:color w:val="000000" w:themeColor="text1"/>
                <w:sz w:val="20"/>
                <w:szCs w:val="20"/>
              </w:rPr>
            </w:pPr>
          </w:p>
        </w:tc>
      </w:tr>
      <w:tr w:rsidR="0046347E" w:rsidRPr="006A51D2" w14:paraId="62014FFB" w14:textId="77777777" w:rsidTr="00244269">
        <w:trPr>
          <w:jc w:val="center"/>
        </w:trPr>
        <w:tc>
          <w:tcPr>
            <w:tcW w:w="979" w:type="pct"/>
          </w:tcPr>
          <w:p w14:paraId="58E4A584"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Total no. of teams in top four</w:t>
            </w:r>
          </w:p>
        </w:tc>
        <w:tc>
          <w:tcPr>
            <w:tcW w:w="805" w:type="pct"/>
            <w:gridSpan w:val="2"/>
          </w:tcPr>
          <w:p w14:paraId="56AE9231"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9</w:t>
            </w:r>
          </w:p>
        </w:tc>
        <w:tc>
          <w:tcPr>
            <w:tcW w:w="729" w:type="pct"/>
            <w:gridSpan w:val="2"/>
          </w:tcPr>
          <w:p w14:paraId="022B4875"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10</w:t>
            </w:r>
          </w:p>
        </w:tc>
        <w:tc>
          <w:tcPr>
            <w:tcW w:w="815" w:type="pct"/>
            <w:gridSpan w:val="2"/>
          </w:tcPr>
          <w:p w14:paraId="51875E22"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11</w:t>
            </w:r>
          </w:p>
        </w:tc>
        <w:tc>
          <w:tcPr>
            <w:tcW w:w="718" w:type="pct"/>
            <w:gridSpan w:val="2"/>
          </w:tcPr>
          <w:p w14:paraId="51332FF2"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12</w:t>
            </w:r>
          </w:p>
        </w:tc>
        <w:tc>
          <w:tcPr>
            <w:tcW w:w="954" w:type="pct"/>
            <w:gridSpan w:val="2"/>
          </w:tcPr>
          <w:p w14:paraId="33C32F7B"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11</w:t>
            </w:r>
          </w:p>
        </w:tc>
      </w:tr>
      <w:tr w:rsidR="0046347E" w:rsidRPr="006A51D2" w14:paraId="60DD033D" w14:textId="77777777" w:rsidTr="00244269">
        <w:trPr>
          <w:jc w:val="center"/>
        </w:trPr>
        <w:tc>
          <w:tcPr>
            <w:tcW w:w="979" w:type="pct"/>
          </w:tcPr>
          <w:p w14:paraId="67664944"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Concentration index</w:t>
            </w:r>
          </w:p>
        </w:tc>
        <w:tc>
          <w:tcPr>
            <w:tcW w:w="805" w:type="pct"/>
            <w:gridSpan w:val="2"/>
          </w:tcPr>
          <w:p w14:paraId="5A15A3EC" w14:textId="77777777" w:rsidR="0046347E" w:rsidRPr="009B1E45" w:rsidRDefault="00BA7879"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0.69</w:t>
            </w:r>
          </w:p>
        </w:tc>
        <w:tc>
          <w:tcPr>
            <w:tcW w:w="729" w:type="pct"/>
            <w:gridSpan w:val="2"/>
          </w:tcPr>
          <w:p w14:paraId="0B3E75FF" w14:textId="77777777" w:rsidR="0046347E" w:rsidRPr="009B1E45" w:rsidRDefault="00BA7879"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 xml:space="preserve"> 0.63</w:t>
            </w:r>
          </w:p>
        </w:tc>
        <w:tc>
          <w:tcPr>
            <w:tcW w:w="815" w:type="pct"/>
            <w:gridSpan w:val="2"/>
          </w:tcPr>
          <w:p w14:paraId="76416245" w14:textId="77777777" w:rsidR="0046347E" w:rsidRPr="009B1E45" w:rsidRDefault="00BA7879"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0.56</w:t>
            </w:r>
          </w:p>
        </w:tc>
        <w:tc>
          <w:tcPr>
            <w:tcW w:w="718" w:type="pct"/>
            <w:gridSpan w:val="2"/>
          </w:tcPr>
          <w:p w14:paraId="4563D878" w14:textId="77777777" w:rsidR="0046347E" w:rsidRPr="009B1E45" w:rsidRDefault="0046347E"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 xml:space="preserve"> 0.5</w:t>
            </w:r>
            <w:r w:rsidR="00BA7879" w:rsidRPr="009B1E45">
              <w:rPr>
                <w:rFonts w:ascii="Times New Roman" w:hAnsi="Times New Roman"/>
                <w:color w:val="000000" w:themeColor="text1"/>
                <w:sz w:val="20"/>
                <w:szCs w:val="20"/>
              </w:rPr>
              <w:t>0</w:t>
            </w:r>
          </w:p>
        </w:tc>
        <w:tc>
          <w:tcPr>
            <w:tcW w:w="954" w:type="pct"/>
            <w:gridSpan w:val="2"/>
          </w:tcPr>
          <w:p w14:paraId="2274408C" w14:textId="77777777" w:rsidR="0046347E" w:rsidRPr="009B1E45" w:rsidRDefault="00BA7879" w:rsidP="00DD63BF">
            <w:pPr>
              <w:spacing w:after="0" w:line="240" w:lineRule="auto"/>
              <w:jc w:val="both"/>
              <w:rPr>
                <w:rFonts w:ascii="Times New Roman" w:hAnsi="Times New Roman"/>
                <w:color w:val="000000" w:themeColor="text1"/>
                <w:sz w:val="20"/>
                <w:szCs w:val="20"/>
              </w:rPr>
            </w:pPr>
            <w:r w:rsidRPr="009B1E45">
              <w:rPr>
                <w:rFonts w:ascii="Times New Roman" w:hAnsi="Times New Roman"/>
                <w:color w:val="000000" w:themeColor="text1"/>
                <w:sz w:val="20"/>
                <w:szCs w:val="20"/>
              </w:rPr>
              <w:t xml:space="preserve"> 0.56</w:t>
            </w:r>
          </w:p>
        </w:tc>
      </w:tr>
    </w:tbl>
    <w:p w14:paraId="71026C7F" w14:textId="77777777" w:rsidR="006212DF" w:rsidRDefault="006212DF" w:rsidP="00DD63BF">
      <w:pPr>
        <w:spacing w:after="0" w:line="240" w:lineRule="auto"/>
        <w:jc w:val="both"/>
        <w:rPr>
          <w:ins w:id="1" w:author="Windows-Benutzer" w:date="2019-01-10T10:40:00Z"/>
          <w:rFonts w:ascii="Times New Roman" w:hAnsi="Times New Roman"/>
          <w:color w:val="000000" w:themeColor="text1"/>
          <w:sz w:val="26"/>
          <w:szCs w:val="26"/>
        </w:rPr>
      </w:pPr>
    </w:p>
    <w:p w14:paraId="2E2893E5" w14:textId="3FA67C7C" w:rsidR="0046347E" w:rsidRPr="006A51D2" w:rsidRDefault="0046347E"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Why was there a relatively high level of </w:t>
      </w:r>
      <w:r w:rsidR="00A91603" w:rsidRPr="006A51D2">
        <w:rPr>
          <w:rFonts w:ascii="Times New Roman" w:hAnsi="Times New Roman"/>
          <w:color w:val="000000" w:themeColor="text1"/>
          <w:sz w:val="26"/>
          <w:szCs w:val="26"/>
        </w:rPr>
        <w:t xml:space="preserve">competitive imbalance </w:t>
      </w:r>
      <w:r w:rsidRPr="006A51D2">
        <w:rPr>
          <w:rFonts w:ascii="Times New Roman" w:hAnsi="Times New Roman"/>
          <w:color w:val="000000" w:themeColor="text1"/>
          <w:sz w:val="26"/>
          <w:szCs w:val="26"/>
        </w:rPr>
        <w:t xml:space="preserve">in the old First Division in its early years and why did it fall towards the beginning of the First World War? There was a series of inter-related factors at work. The first involved the large differences in revenues between clubs that emerged very soon after the inception of the Football League in 1888 </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see Mason, 1980, chapter 3 and Vamplew, 1988, chapter 8</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Preston North End </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who won the first two championships </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see Metcalf, 2013</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found it increasingly difficult to compete with teams from the larger conurbations </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see Mason, 1980, 46 and Sanders,</w:t>
      </w:r>
      <w:r w:rsidR="00756AFD">
        <w:rPr>
          <w:rFonts w:ascii="Times New Roman" w:hAnsi="Times New Roman"/>
          <w:color w:val="000000" w:themeColor="text1"/>
          <w:sz w:val="26"/>
          <w:szCs w:val="26"/>
        </w:rPr>
        <w:t xml:space="preserve"> 2009,</w:t>
      </w:r>
      <w:r w:rsidRPr="006A51D2">
        <w:rPr>
          <w:rFonts w:ascii="Times New Roman" w:hAnsi="Times New Roman"/>
          <w:color w:val="000000" w:themeColor="text1"/>
          <w:sz w:val="26"/>
          <w:szCs w:val="26"/>
        </w:rPr>
        <w:t xml:space="preserve"> 145</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The same applied to Bolton Wanderers </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see Marland, 2011</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Blackburn Rovers </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see Jackman, 2009</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Burnley </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see Lee &amp; Whalley, 2002</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and Accrington. These clubs from the medium-sized Lancashire mill towns could only attract large gates intermittently. These generally featured games against either their nearest rivals geographically or one of the leading teams in the First Division at the time of the match </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see Jackman, 2009, Marland, 2011 and Ross and Smailes, 1993</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or at Christmas and the New Year.</w:t>
      </w:r>
      <w:r w:rsidRPr="006A51D2">
        <w:rPr>
          <w:rFonts w:ascii="Times New Roman" w:hAnsi="Times New Roman"/>
          <w:color w:val="000000" w:themeColor="text1"/>
          <w:sz w:val="26"/>
          <w:szCs w:val="26"/>
          <w:vertAlign w:val="superscript"/>
        </w:rPr>
        <w:footnoteReference w:id="6"/>
      </w:r>
      <w:r w:rsidRPr="006A51D2">
        <w:rPr>
          <w:rFonts w:ascii="Times New Roman" w:hAnsi="Times New Roman"/>
          <w:color w:val="000000" w:themeColor="text1"/>
          <w:sz w:val="26"/>
          <w:szCs w:val="26"/>
        </w:rPr>
        <w:t xml:space="preserve"> The bulk of revenues at this time came from gate receipts </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see Vamplew, 83</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although Preston infamously received illegal financial support via their General Manager, Major Sudell, who was imprisoned for embezzlement in 1895. </w:t>
      </w:r>
    </w:p>
    <w:p w14:paraId="65BE7BDA" w14:textId="343537CF" w:rsidR="0046347E" w:rsidRPr="006A51D2" w:rsidRDefault="0046347E"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lastRenderedPageBreak/>
        <w:t xml:space="preserve">A major factor exacerbating these economic differences between England’s top tier clubs was the creation of the transfer system in 1893. This enabled the economically more powerful clubs to buy players from their smaller rivals. However, it was even more effective in funding the continued flow of professional players from Scotland. There had been a longstanding connection between the top English clubs and Scotland dating back to the early 1880s </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see Sanders, 2009</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 Blackburn Rovers, Darwen and Preston North End employed large numbers of Scottish players</w:t>
      </w:r>
      <w:r w:rsidR="00AE73D6" w:rsidRPr="006A51D2">
        <w:rPr>
          <w:rFonts w:ascii="Times New Roman" w:hAnsi="Times New Roman"/>
          <w:color w:val="000000" w:themeColor="text1"/>
          <w:sz w:val="26"/>
          <w:szCs w:val="26"/>
        </w:rPr>
        <w:t xml:space="preserve"> covertly</w:t>
      </w:r>
      <w:r w:rsidRPr="006A51D2">
        <w:rPr>
          <w:rFonts w:ascii="Times New Roman" w:hAnsi="Times New Roman"/>
          <w:color w:val="000000" w:themeColor="text1"/>
          <w:sz w:val="26"/>
          <w:szCs w:val="26"/>
        </w:rPr>
        <w:t xml:space="preserve"> as professionals at this time </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see Francis, 1925</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w:t>
      </w:r>
      <w:r w:rsidR="00A91603" w:rsidRPr="006A51D2">
        <w:rPr>
          <w:rFonts w:ascii="Times New Roman" w:hAnsi="Times New Roman"/>
          <w:color w:val="000000" w:themeColor="text1"/>
          <w:sz w:val="26"/>
          <w:szCs w:val="26"/>
        </w:rPr>
        <w:t>Indeed, b</w:t>
      </w:r>
      <w:r w:rsidRPr="006A51D2">
        <w:rPr>
          <w:rFonts w:ascii="Times New Roman" w:hAnsi="Times New Roman"/>
          <w:color w:val="000000" w:themeColor="text1"/>
          <w:sz w:val="26"/>
          <w:szCs w:val="26"/>
        </w:rPr>
        <w:t xml:space="preserve">y 1910, 19.3% of English Football League players were Scots </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Vamplew, 1988</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Clubs like Newcastle United </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see Hutchinson, 1997</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Sunderland, Liverpool and Everton continued to recruit large numbers of Scots both before and after the First World War </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Lanfranchi &amp; Taylor, 2001 and Penn, 2013</w:t>
      </w:r>
      <w:r w:rsidR="0024426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w:t>
      </w:r>
    </w:p>
    <w:p w14:paraId="57A234DC" w14:textId="4BAF97FF" w:rsidR="0046347E" w:rsidRPr="006A51D2" w:rsidRDefault="0046347E"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This migratory pattern reflected the strength of Scottish football in the period before 1914. Scotland was the home of tactical innovation in the last quarter of the nineteenth century </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see Sanders, 2009</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The Scottish ‘passing game’ proved superior to the more traditional ‘dribbling’ style prevalent amongst the earliest English teams. Indeed, between 1872 and 1887, Scotland won 10 of the annual international fixtures with England. The transfer system enabled the more affluent </w:t>
      </w:r>
      <w:r w:rsidR="004C0F38" w:rsidRPr="006A51D2">
        <w:rPr>
          <w:rFonts w:ascii="Times New Roman" w:hAnsi="Times New Roman"/>
          <w:color w:val="000000" w:themeColor="text1"/>
          <w:sz w:val="26"/>
          <w:szCs w:val="26"/>
        </w:rPr>
        <w:t xml:space="preserve">English </w:t>
      </w:r>
      <w:r w:rsidRPr="006A51D2">
        <w:rPr>
          <w:rFonts w:ascii="Times New Roman" w:hAnsi="Times New Roman"/>
          <w:color w:val="000000" w:themeColor="text1"/>
          <w:sz w:val="26"/>
          <w:szCs w:val="26"/>
        </w:rPr>
        <w:t>clubs to outbid their smaller rivals in the market for Scottish imports.</w:t>
      </w:r>
    </w:p>
    <w:p w14:paraId="04D2AD86" w14:textId="3F3D9858" w:rsidR="0046347E" w:rsidRPr="006A51D2" w:rsidRDefault="0046347E"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The dominance of the larger financially powerful </w:t>
      </w:r>
      <w:r w:rsidR="004C0F38" w:rsidRPr="006A51D2">
        <w:rPr>
          <w:rFonts w:ascii="Times New Roman" w:hAnsi="Times New Roman"/>
          <w:color w:val="000000" w:themeColor="text1"/>
          <w:sz w:val="26"/>
          <w:szCs w:val="26"/>
        </w:rPr>
        <w:t xml:space="preserve">English </w:t>
      </w:r>
      <w:r w:rsidRPr="006A51D2">
        <w:rPr>
          <w:rFonts w:ascii="Times New Roman" w:hAnsi="Times New Roman"/>
          <w:color w:val="000000" w:themeColor="text1"/>
          <w:sz w:val="26"/>
          <w:szCs w:val="26"/>
        </w:rPr>
        <w:t xml:space="preserve">clubs led to a counter reaction. In 1901, after almost a decade of attempts, the </w:t>
      </w:r>
      <w:r w:rsidR="004C0F38" w:rsidRPr="006A51D2">
        <w:rPr>
          <w:rFonts w:ascii="Times New Roman" w:hAnsi="Times New Roman"/>
          <w:color w:val="000000" w:themeColor="text1"/>
          <w:sz w:val="26"/>
          <w:szCs w:val="26"/>
        </w:rPr>
        <w:t xml:space="preserve">English </w:t>
      </w:r>
      <w:r w:rsidRPr="006A51D2">
        <w:rPr>
          <w:rFonts w:ascii="Times New Roman" w:hAnsi="Times New Roman"/>
          <w:color w:val="000000" w:themeColor="text1"/>
          <w:sz w:val="26"/>
          <w:szCs w:val="26"/>
        </w:rPr>
        <w:t>Football League brought in a maximum wage for all players in an attempt to level the competitive field between clubs. In many ways this was successful</w:t>
      </w:r>
      <w:r w:rsidRPr="006A51D2">
        <w:rPr>
          <w:rStyle w:val="FootnoteReference"/>
          <w:rFonts w:ascii="Times New Roman" w:hAnsi="Times New Roman"/>
          <w:color w:val="000000" w:themeColor="text1"/>
          <w:sz w:val="26"/>
          <w:szCs w:val="26"/>
        </w:rPr>
        <w:footnoteReference w:id="7"/>
      </w:r>
      <w:r w:rsidRPr="006A51D2">
        <w:rPr>
          <w:rFonts w:ascii="Times New Roman" w:hAnsi="Times New Roman"/>
          <w:color w:val="000000" w:themeColor="text1"/>
          <w:sz w:val="26"/>
          <w:szCs w:val="26"/>
        </w:rPr>
        <w:t xml:space="preserve"> and the dominance of the traditional large clubs like Aston Villa, Everton and Sunderland was somewhat curtailed. Between 1900 and 1915 significantly more teams finished in the top 4 </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see Table </w:t>
      </w:r>
      <w:r w:rsidR="00180E40" w:rsidRPr="006A51D2">
        <w:rPr>
          <w:rFonts w:ascii="Times New Roman" w:hAnsi="Times New Roman"/>
          <w:color w:val="000000" w:themeColor="text1"/>
          <w:sz w:val="26"/>
          <w:szCs w:val="26"/>
        </w:rPr>
        <w:t>4</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and the index of concentration fell to its lowest level in the entire period. Vamplew </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1988</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in his seminal economic history of British sport prior to World War 1, also provided strong corroborative evidence that there was increasing competitive balance in the English First Division in the first two decades of the twentieth century prior to 1915 </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see his Tables 9.12 and 9.13</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w:t>
      </w:r>
    </w:p>
    <w:p w14:paraId="215799BD" w14:textId="6D871A9F" w:rsidR="0046347E" w:rsidRPr="006A51D2" w:rsidRDefault="0046347E"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A significant factor in this process of </w:t>
      </w:r>
      <w:r w:rsidR="00EB5F29" w:rsidRPr="006A51D2">
        <w:rPr>
          <w:rFonts w:ascii="Times New Roman" w:hAnsi="Times New Roman"/>
          <w:color w:val="000000" w:themeColor="text1"/>
          <w:sz w:val="26"/>
          <w:szCs w:val="26"/>
        </w:rPr>
        <w:t>equali</w:t>
      </w:r>
      <w:r w:rsidR="00EB5F29">
        <w:rPr>
          <w:rFonts w:ascii="Times New Roman" w:hAnsi="Times New Roman"/>
          <w:color w:val="000000" w:themeColor="text1"/>
          <w:sz w:val="26"/>
          <w:szCs w:val="26"/>
        </w:rPr>
        <w:t>s</w:t>
      </w:r>
      <w:r w:rsidR="00EB5F29" w:rsidRPr="006A51D2">
        <w:rPr>
          <w:rFonts w:ascii="Times New Roman" w:hAnsi="Times New Roman"/>
          <w:color w:val="000000" w:themeColor="text1"/>
          <w:sz w:val="26"/>
          <w:szCs w:val="26"/>
        </w:rPr>
        <w:t xml:space="preserve">ation </w:t>
      </w:r>
      <w:r w:rsidRPr="006A51D2">
        <w:rPr>
          <w:rFonts w:ascii="Times New Roman" w:hAnsi="Times New Roman"/>
          <w:color w:val="000000" w:themeColor="text1"/>
          <w:sz w:val="26"/>
          <w:szCs w:val="26"/>
        </w:rPr>
        <w:t>was the increasing popularity of football itself. Most clubs developed large stadia during the period between 1900 and 1910.</w:t>
      </w:r>
      <w:r w:rsidRPr="006A51D2">
        <w:rPr>
          <w:rStyle w:val="FootnoteReference"/>
          <w:rFonts w:ascii="Times New Roman" w:hAnsi="Times New Roman"/>
          <w:color w:val="000000" w:themeColor="text1"/>
          <w:sz w:val="26"/>
          <w:szCs w:val="26"/>
        </w:rPr>
        <w:footnoteReference w:id="8"/>
      </w:r>
      <w:r w:rsidRPr="006A51D2">
        <w:rPr>
          <w:rFonts w:ascii="Times New Roman" w:hAnsi="Times New Roman"/>
          <w:color w:val="000000" w:themeColor="text1"/>
          <w:sz w:val="26"/>
          <w:szCs w:val="26"/>
        </w:rPr>
        <w:t xml:space="preserve"> Indeed most profits earned by First Division clubs were used to finance ground improvements at this time </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see Vamplew, 1988, 86</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This enabled the teams from smaller localities to compete financially on a more even footing with the clubs from the larger conurbations as they were able to match their revenues from gate receipts as a result of the equalization of attendances in the top tier </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see </w:t>
      </w:r>
      <w:r w:rsidR="004C0F38" w:rsidRPr="006A51D2">
        <w:rPr>
          <w:rFonts w:ascii="Times New Roman" w:hAnsi="Times New Roman"/>
          <w:color w:val="000000" w:themeColor="text1"/>
          <w:sz w:val="26"/>
          <w:szCs w:val="26"/>
        </w:rPr>
        <w:t>Figure 1</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Blackburn Rovers, for instance, opened their new stadium at Ewood Park in 1907 </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see Sutcliffe and Hargreaves, 1928</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and used the revenues from the increased attendances at their First </w:t>
      </w:r>
      <w:r w:rsidRPr="006A51D2">
        <w:rPr>
          <w:rFonts w:ascii="Times New Roman" w:hAnsi="Times New Roman"/>
          <w:color w:val="000000" w:themeColor="text1"/>
          <w:sz w:val="26"/>
          <w:szCs w:val="26"/>
        </w:rPr>
        <w:lastRenderedPageBreak/>
        <w:t>Division home fixtures to break the British transfer record three times</w:t>
      </w:r>
      <w:r w:rsidRPr="006A51D2">
        <w:rPr>
          <w:rFonts w:ascii="Times New Roman" w:hAnsi="Times New Roman"/>
          <w:color w:val="000000" w:themeColor="text1"/>
          <w:sz w:val="26"/>
          <w:szCs w:val="26"/>
          <w:vertAlign w:val="superscript"/>
        </w:rPr>
        <w:footnoteReference w:id="9"/>
      </w:r>
      <w:r w:rsidRPr="006A51D2">
        <w:rPr>
          <w:rFonts w:ascii="Times New Roman" w:hAnsi="Times New Roman"/>
          <w:color w:val="000000" w:themeColor="text1"/>
          <w:sz w:val="26"/>
          <w:szCs w:val="26"/>
        </w:rPr>
        <w:t xml:space="preserve"> between 1911 and 1914 </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see Jackman, 2009</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This expenditure resulted in two Division 1 titles </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in 1912 and 1914</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 The expansion of the capacity at Ewood Park was funded originally by the club’s Chairman, textile magnet Lawrence Cotton. Average attendances rose from 6</w:t>
      </w:r>
      <w:r w:rsidR="004C0F38" w:rsidRPr="006A51D2">
        <w:rPr>
          <w:rFonts w:ascii="Times New Roman" w:hAnsi="Times New Roman"/>
          <w:color w:val="000000" w:themeColor="text1"/>
          <w:sz w:val="26"/>
          <w:szCs w:val="26"/>
        </w:rPr>
        <w:t>,</w:t>
      </w:r>
      <w:r w:rsidRPr="006A51D2">
        <w:rPr>
          <w:rFonts w:ascii="Times New Roman" w:hAnsi="Times New Roman"/>
          <w:color w:val="000000" w:themeColor="text1"/>
          <w:sz w:val="26"/>
          <w:szCs w:val="26"/>
        </w:rPr>
        <w:t>725 i</w:t>
      </w:r>
      <w:r w:rsidR="001E7498" w:rsidRPr="006A51D2">
        <w:rPr>
          <w:rFonts w:ascii="Times New Roman" w:hAnsi="Times New Roman"/>
          <w:color w:val="000000" w:themeColor="text1"/>
          <w:sz w:val="26"/>
          <w:szCs w:val="26"/>
        </w:rPr>
        <w:t xml:space="preserve">n 1900 to 22,295 in 1914 </w:t>
      </w:r>
      <w:r w:rsidR="00EB5F29">
        <w:rPr>
          <w:rFonts w:ascii="Times New Roman" w:hAnsi="Times New Roman"/>
          <w:color w:val="000000" w:themeColor="text1"/>
          <w:sz w:val="26"/>
          <w:szCs w:val="26"/>
        </w:rPr>
        <w:t>(</w:t>
      </w:r>
      <w:r w:rsidR="001E7498" w:rsidRPr="006A51D2">
        <w:rPr>
          <w:rFonts w:ascii="Times New Roman" w:hAnsi="Times New Roman"/>
          <w:color w:val="000000" w:themeColor="text1"/>
          <w:sz w:val="26"/>
          <w:szCs w:val="26"/>
        </w:rPr>
        <w:t>Tubner</w:t>
      </w:r>
      <w:r w:rsidR="00A91603" w:rsidRPr="006A51D2">
        <w:rPr>
          <w:rFonts w:ascii="Times New Roman" w:hAnsi="Times New Roman"/>
          <w:color w:val="000000" w:themeColor="text1"/>
          <w:sz w:val="26"/>
          <w:szCs w:val="26"/>
        </w:rPr>
        <w:t>, 1992</w:t>
      </w:r>
      <w:r w:rsidR="00EB5F29">
        <w:rPr>
          <w:rFonts w:ascii="Times New Roman" w:hAnsi="Times New Roman"/>
          <w:color w:val="000000" w:themeColor="text1"/>
          <w:sz w:val="26"/>
          <w:szCs w:val="26"/>
        </w:rPr>
        <w:t>)</w:t>
      </w:r>
      <w:r w:rsidR="00A91603" w:rsidRPr="006A51D2">
        <w:rPr>
          <w:rFonts w:ascii="Times New Roman" w:hAnsi="Times New Roman"/>
          <w:color w:val="000000" w:themeColor="text1"/>
          <w:sz w:val="26"/>
          <w:szCs w:val="26"/>
        </w:rPr>
        <w:t xml:space="preserve"> and overall cap</w:t>
      </w:r>
      <w:r w:rsidRPr="006A51D2">
        <w:rPr>
          <w:rFonts w:ascii="Times New Roman" w:hAnsi="Times New Roman"/>
          <w:color w:val="000000" w:themeColor="text1"/>
          <w:sz w:val="26"/>
          <w:szCs w:val="26"/>
        </w:rPr>
        <w:t>acity from 12</w:t>
      </w:r>
      <w:r w:rsidR="004C0F38" w:rsidRPr="006A51D2">
        <w:rPr>
          <w:rFonts w:ascii="Times New Roman" w:hAnsi="Times New Roman"/>
          <w:color w:val="000000" w:themeColor="text1"/>
          <w:sz w:val="26"/>
          <w:szCs w:val="26"/>
        </w:rPr>
        <w:t>,</w:t>
      </w:r>
      <w:r w:rsidRPr="006A51D2">
        <w:rPr>
          <w:rFonts w:ascii="Times New Roman" w:hAnsi="Times New Roman"/>
          <w:color w:val="000000" w:themeColor="text1"/>
          <w:sz w:val="26"/>
          <w:szCs w:val="26"/>
        </w:rPr>
        <w:t>000 in 1900 to 48</w:t>
      </w:r>
      <w:r w:rsidR="004C0F38" w:rsidRPr="006A51D2">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000 by 1914 </w:t>
      </w:r>
      <w:r w:rsidR="00EB5F29">
        <w:rPr>
          <w:rFonts w:ascii="Times New Roman" w:hAnsi="Times New Roman"/>
          <w:color w:val="000000" w:themeColor="text1"/>
          <w:sz w:val="26"/>
          <w:szCs w:val="26"/>
        </w:rPr>
        <w:t>(</w:t>
      </w:r>
      <w:r w:rsidR="00A91603" w:rsidRPr="006A51D2">
        <w:rPr>
          <w:rFonts w:ascii="Times New Roman" w:hAnsi="Times New Roman"/>
          <w:color w:val="000000" w:themeColor="text1"/>
          <w:sz w:val="26"/>
          <w:szCs w:val="26"/>
        </w:rPr>
        <w:t>Jackman, 2009</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 Bolton Wanderers – a club that has never won the top tier title – also re-built their stadium at Burnden Park during the early years of the twentieth century. On November 11</w:t>
      </w:r>
      <w:r w:rsidRPr="006A51D2">
        <w:rPr>
          <w:rFonts w:ascii="Times New Roman" w:hAnsi="Times New Roman"/>
          <w:color w:val="000000" w:themeColor="text1"/>
          <w:sz w:val="26"/>
          <w:szCs w:val="26"/>
          <w:vertAlign w:val="superscript"/>
        </w:rPr>
        <w:t>th</w:t>
      </w:r>
      <w:r w:rsidRPr="006A51D2">
        <w:rPr>
          <w:rFonts w:ascii="Times New Roman" w:hAnsi="Times New Roman"/>
          <w:color w:val="000000" w:themeColor="text1"/>
          <w:sz w:val="26"/>
          <w:szCs w:val="26"/>
        </w:rPr>
        <w:t xml:space="preserve"> 1913, 53,747 spectators attended their home game with Blackburn Rovers. It is clear from </w:t>
      </w:r>
      <w:r w:rsidR="00E65854" w:rsidRPr="006A51D2">
        <w:rPr>
          <w:rFonts w:ascii="Times New Roman" w:hAnsi="Times New Roman"/>
          <w:color w:val="000000" w:themeColor="text1"/>
          <w:sz w:val="26"/>
          <w:szCs w:val="26"/>
        </w:rPr>
        <w:t>Figure 1</w:t>
      </w:r>
      <w:r w:rsidRPr="006A51D2">
        <w:rPr>
          <w:rFonts w:ascii="Times New Roman" w:hAnsi="Times New Roman"/>
          <w:color w:val="000000" w:themeColor="text1"/>
          <w:sz w:val="26"/>
          <w:szCs w:val="26"/>
        </w:rPr>
        <w:t xml:space="preserve"> that average attendances in the top tier in Lancashire became more equal in the period before the First World War.</w:t>
      </w:r>
    </w:p>
    <w:p w14:paraId="38B1BA02" w14:textId="0A2EB495" w:rsidR="009C6C3B" w:rsidRPr="006A51D2" w:rsidRDefault="009C6C3B" w:rsidP="00AA0B8A">
      <w:pPr>
        <w:pStyle w:val="Heading2"/>
        <w:tabs>
          <w:tab w:val="left" w:pos="567"/>
        </w:tabs>
        <w:spacing w:line="240" w:lineRule="auto"/>
        <w:rPr>
          <w:rFonts w:ascii="Times New Roman" w:eastAsia="Times New Roman" w:hAnsi="Times New Roman" w:cs="Arial"/>
          <w:i w:val="0"/>
          <w:color w:val="000000" w:themeColor="text1"/>
          <w:sz w:val="22"/>
          <w:lang w:val="de-DE" w:eastAsia="de-DE"/>
        </w:rPr>
      </w:pPr>
      <w:r w:rsidRPr="006A51D2">
        <w:rPr>
          <w:rFonts w:ascii="Times New Roman" w:eastAsia="Times New Roman" w:hAnsi="Times New Roman" w:cs="Arial"/>
          <w:i w:val="0"/>
          <w:color w:val="000000" w:themeColor="text1"/>
          <w:sz w:val="22"/>
          <w:lang w:val="de-DE" w:eastAsia="de-DE"/>
        </w:rPr>
        <w:t xml:space="preserve">Figure </w:t>
      </w:r>
      <w:r w:rsidRPr="006A51D2">
        <w:rPr>
          <w:rFonts w:ascii="Times New Roman" w:eastAsia="Times New Roman" w:hAnsi="Times New Roman" w:cs="Arial"/>
          <w:i w:val="0"/>
          <w:color w:val="000000" w:themeColor="text1"/>
          <w:sz w:val="22"/>
          <w:lang w:val="de-DE" w:eastAsia="de-DE"/>
        </w:rPr>
        <w:fldChar w:fldCharType="begin"/>
      </w:r>
      <w:r w:rsidRPr="006A51D2">
        <w:rPr>
          <w:rFonts w:ascii="Times New Roman" w:eastAsia="Times New Roman" w:hAnsi="Times New Roman" w:cs="Arial"/>
          <w:i w:val="0"/>
          <w:color w:val="000000" w:themeColor="text1"/>
          <w:sz w:val="22"/>
          <w:lang w:val="de-DE" w:eastAsia="de-DE"/>
        </w:rPr>
        <w:instrText xml:space="preserve"> SEQ Figure \* ARABIC </w:instrText>
      </w:r>
      <w:r w:rsidRPr="006A51D2">
        <w:rPr>
          <w:rFonts w:ascii="Times New Roman" w:eastAsia="Times New Roman" w:hAnsi="Times New Roman" w:cs="Arial"/>
          <w:i w:val="0"/>
          <w:color w:val="000000" w:themeColor="text1"/>
          <w:sz w:val="22"/>
          <w:lang w:val="de-DE" w:eastAsia="de-DE"/>
        </w:rPr>
        <w:fldChar w:fldCharType="separate"/>
      </w:r>
      <w:r w:rsidR="00801927">
        <w:rPr>
          <w:rFonts w:ascii="Times New Roman" w:eastAsia="Times New Roman" w:hAnsi="Times New Roman" w:cs="Arial"/>
          <w:i w:val="0"/>
          <w:noProof/>
          <w:color w:val="000000" w:themeColor="text1"/>
          <w:sz w:val="22"/>
          <w:lang w:val="de-DE" w:eastAsia="de-DE"/>
        </w:rPr>
        <w:t>1</w:t>
      </w:r>
      <w:r w:rsidRPr="006A51D2">
        <w:rPr>
          <w:rFonts w:ascii="Times New Roman" w:eastAsia="Times New Roman" w:hAnsi="Times New Roman" w:cs="Arial"/>
          <w:i w:val="0"/>
          <w:color w:val="000000" w:themeColor="text1"/>
          <w:sz w:val="22"/>
          <w:lang w:val="de-DE" w:eastAsia="de-DE"/>
        </w:rPr>
        <w:fldChar w:fldCharType="end"/>
      </w:r>
      <w:r w:rsidRPr="006A51D2">
        <w:rPr>
          <w:rFonts w:ascii="Times New Roman" w:eastAsia="Times New Roman" w:hAnsi="Times New Roman" w:cs="Arial"/>
          <w:i w:val="0"/>
          <w:color w:val="000000" w:themeColor="text1"/>
          <w:sz w:val="22"/>
          <w:lang w:val="de-DE" w:eastAsia="de-DE"/>
        </w:rPr>
        <w:t>: Average Attendances 1893/4-1913/14</w:t>
      </w:r>
    </w:p>
    <w:p w14:paraId="1539AA1B" w14:textId="123DEF4B" w:rsidR="009C6C3B" w:rsidRPr="006A51D2" w:rsidRDefault="00902236" w:rsidP="00DD63BF">
      <w:pPr>
        <w:spacing w:after="0" w:line="240" w:lineRule="auto"/>
        <w:ind w:firstLine="720"/>
        <w:jc w:val="both"/>
        <w:rPr>
          <w:rFonts w:ascii="Times New Roman" w:hAnsi="Times New Roman"/>
          <w:color w:val="000000" w:themeColor="text1"/>
          <w:sz w:val="26"/>
          <w:szCs w:val="26"/>
        </w:rPr>
      </w:pPr>
      <w:r>
        <w:rPr>
          <w:rFonts w:ascii="Times New Roman" w:hAnsi="Times New Roman"/>
          <w:noProof/>
          <w:color w:val="000000" w:themeColor="text1"/>
          <w:sz w:val="26"/>
          <w:szCs w:val="26"/>
          <w:lang w:eastAsia="en-GB"/>
        </w:rPr>
        <w:drawing>
          <wp:inline distT="0" distB="0" distL="0" distR="0" wp14:anchorId="79EF8955" wp14:editId="56D5D23A">
            <wp:extent cx="4467225" cy="2066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7225" cy="2066925"/>
                    </a:xfrm>
                    <a:prstGeom prst="rect">
                      <a:avLst/>
                    </a:prstGeom>
                    <a:noFill/>
                    <a:ln>
                      <a:noFill/>
                    </a:ln>
                  </pic:spPr>
                </pic:pic>
              </a:graphicData>
            </a:graphic>
          </wp:inline>
        </w:drawing>
      </w:r>
    </w:p>
    <w:p w14:paraId="603F9D4E" w14:textId="2F727335" w:rsidR="00AA0B8A" w:rsidRPr="006A51D2" w:rsidRDefault="00D87A87"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It is</w:t>
      </w:r>
      <w:r w:rsidR="00756AFD">
        <w:rPr>
          <w:rFonts w:ascii="Times New Roman" w:hAnsi="Times New Roman"/>
          <w:color w:val="000000" w:themeColor="text1"/>
          <w:sz w:val="26"/>
          <w:szCs w:val="26"/>
        </w:rPr>
        <w:t xml:space="preserve"> apparent</w:t>
      </w:r>
      <w:r w:rsidRPr="006A51D2">
        <w:rPr>
          <w:rFonts w:ascii="Times New Roman" w:hAnsi="Times New Roman"/>
          <w:color w:val="000000" w:themeColor="text1"/>
          <w:sz w:val="26"/>
          <w:szCs w:val="26"/>
        </w:rPr>
        <w:t xml:space="preserve"> from Table 5</w:t>
      </w:r>
      <w:r w:rsidR="00266A0F" w:rsidRPr="006A51D2">
        <w:rPr>
          <w:rStyle w:val="FootnoteReference"/>
          <w:rFonts w:ascii="Times New Roman" w:hAnsi="Times New Roman"/>
          <w:color w:val="000000" w:themeColor="text1"/>
          <w:sz w:val="26"/>
          <w:szCs w:val="26"/>
        </w:rPr>
        <w:footnoteReference w:id="10"/>
      </w:r>
      <w:r w:rsidRPr="006A51D2">
        <w:rPr>
          <w:rFonts w:ascii="Times New Roman" w:hAnsi="Times New Roman"/>
          <w:color w:val="000000" w:themeColor="text1"/>
          <w:sz w:val="26"/>
          <w:szCs w:val="26"/>
        </w:rPr>
        <w:t xml:space="preserve"> that in eac</w:t>
      </w:r>
      <w:r w:rsidR="004C0F38" w:rsidRPr="006A51D2">
        <w:rPr>
          <w:rFonts w:ascii="Times New Roman" w:hAnsi="Times New Roman"/>
          <w:color w:val="000000" w:themeColor="text1"/>
          <w:sz w:val="26"/>
          <w:szCs w:val="26"/>
        </w:rPr>
        <w:t xml:space="preserve">h of the three </w:t>
      </w:r>
      <w:r w:rsidR="00E65854" w:rsidRPr="006A51D2">
        <w:rPr>
          <w:rFonts w:ascii="Times New Roman" w:hAnsi="Times New Roman"/>
          <w:color w:val="000000" w:themeColor="text1"/>
          <w:sz w:val="26"/>
          <w:szCs w:val="26"/>
        </w:rPr>
        <w:t>period</w:t>
      </w:r>
      <w:r w:rsidR="004C0F38" w:rsidRPr="006A51D2">
        <w:rPr>
          <w:rFonts w:ascii="Times New Roman" w:hAnsi="Times New Roman"/>
          <w:color w:val="000000" w:themeColor="text1"/>
          <w:sz w:val="26"/>
          <w:szCs w:val="26"/>
        </w:rPr>
        <w:t>s of twenty five years</w:t>
      </w:r>
      <w:r w:rsidRPr="006A51D2">
        <w:rPr>
          <w:rFonts w:ascii="Times New Roman" w:hAnsi="Times New Roman"/>
          <w:color w:val="000000" w:themeColor="text1"/>
          <w:sz w:val="26"/>
          <w:szCs w:val="26"/>
        </w:rPr>
        <w:t xml:space="preserve"> </w:t>
      </w:r>
      <w:r w:rsidR="00ED7AF3" w:rsidRPr="006A51D2">
        <w:rPr>
          <w:rFonts w:ascii="Times New Roman" w:hAnsi="Times New Roman"/>
          <w:color w:val="000000" w:themeColor="text1"/>
          <w:sz w:val="26"/>
          <w:szCs w:val="26"/>
        </w:rPr>
        <w:t>scrutini</w:t>
      </w:r>
      <w:r w:rsidR="00ED7AF3">
        <w:rPr>
          <w:rFonts w:ascii="Times New Roman" w:hAnsi="Times New Roman"/>
          <w:color w:val="000000" w:themeColor="text1"/>
          <w:sz w:val="26"/>
          <w:szCs w:val="26"/>
        </w:rPr>
        <w:t>s</w:t>
      </w:r>
      <w:r w:rsidR="00ED7AF3" w:rsidRPr="006A51D2">
        <w:rPr>
          <w:rFonts w:ascii="Times New Roman" w:hAnsi="Times New Roman"/>
          <w:color w:val="000000" w:themeColor="text1"/>
          <w:sz w:val="26"/>
          <w:szCs w:val="26"/>
        </w:rPr>
        <w:t xml:space="preserve">ed </w:t>
      </w:r>
      <w:r w:rsidRPr="006A51D2">
        <w:rPr>
          <w:rFonts w:ascii="Times New Roman" w:hAnsi="Times New Roman"/>
          <w:color w:val="000000" w:themeColor="text1"/>
          <w:sz w:val="26"/>
          <w:szCs w:val="26"/>
        </w:rPr>
        <w:t>the number of teams winning the title has been limited. In the pre-World War 1 era, Aston Villa and Sunderland won the First Division title on 11 occasions and overall only 9 teams were victorious. In the quarter of a century prior to the inception of the Premier League, Liverpool won the title on 11 occasions and 8 teams won the title during that era. Only 6 teams have ever won the Premier League with Manchester United winning 13 times. The contemporary era has been dominated by a small number of clubs in terms of winning the title but this is not dramatically different to the previous twenty</w:t>
      </w:r>
      <w:r w:rsidR="00EB5F29">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five year era nor to the pre- First World War era. </w:t>
      </w:r>
      <w:r w:rsidR="00DF6187" w:rsidRPr="006A51D2">
        <w:rPr>
          <w:rFonts w:ascii="Times New Roman" w:hAnsi="Times New Roman"/>
          <w:color w:val="000000" w:themeColor="text1"/>
          <w:sz w:val="26"/>
          <w:szCs w:val="26"/>
        </w:rPr>
        <w:t>These patterns closely mirror the results for top four finishes: dominance by a few clubs is the norm but that dominance has been accentuated in the last twenty</w:t>
      </w:r>
      <w:r w:rsidR="00EB5F29">
        <w:rPr>
          <w:rFonts w:ascii="Times New Roman" w:hAnsi="Times New Roman"/>
          <w:color w:val="000000" w:themeColor="text1"/>
          <w:sz w:val="26"/>
          <w:szCs w:val="26"/>
        </w:rPr>
        <w:t>-</w:t>
      </w:r>
      <w:r w:rsidR="00DF6187" w:rsidRPr="006A51D2">
        <w:rPr>
          <w:rFonts w:ascii="Times New Roman" w:hAnsi="Times New Roman"/>
          <w:color w:val="000000" w:themeColor="text1"/>
          <w:sz w:val="26"/>
          <w:szCs w:val="26"/>
        </w:rPr>
        <w:t>five years.</w:t>
      </w:r>
    </w:p>
    <w:p w14:paraId="0382AED4" w14:textId="099E0A91" w:rsidR="00A549E8" w:rsidRPr="00ED7AF3" w:rsidRDefault="00D87A87" w:rsidP="00AA0B8A">
      <w:pPr>
        <w:pStyle w:val="Heading2"/>
        <w:tabs>
          <w:tab w:val="left" w:pos="567"/>
        </w:tabs>
        <w:spacing w:line="240" w:lineRule="auto"/>
        <w:rPr>
          <w:rFonts w:ascii="Times New Roman" w:eastAsia="Times New Roman" w:hAnsi="Times New Roman" w:cs="Arial"/>
          <w:i w:val="0"/>
          <w:color w:val="000000" w:themeColor="text1"/>
          <w:sz w:val="22"/>
          <w:lang w:eastAsia="de-DE"/>
        </w:rPr>
      </w:pPr>
      <w:r w:rsidRPr="00ED7AF3">
        <w:rPr>
          <w:rFonts w:ascii="Times New Roman" w:eastAsia="Times New Roman" w:hAnsi="Times New Roman" w:cs="Arial"/>
          <w:i w:val="0"/>
          <w:color w:val="000000" w:themeColor="text1"/>
          <w:sz w:val="22"/>
          <w:lang w:eastAsia="de-DE"/>
        </w:rPr>
        <w:t>Table 5</w:t>
      </w:r>
      <w:r w:rsidR="00A549E8" w:rsidRPr="00ED7AF3">
        <w:rPr>
          <w:rFonts w:ascii="Times New Roman" w:eastAsia="Times New Roman" w:hAnsi="Times New Roman" w:cs="Arial"/>
          <w:i w:val="0"/>
          <w:color w:val="000000" w:themeColor="text1"/>
          <w:sz w:val="22"/>
          <w:lang w:eastAsia="de-DE"/>
        </w:rPr>
        <w:t xml:space="preserve">: English Top Tier Champions 1890-2017 </w:t>
      </w:r>
      <w:r w:rsidR="00526D45">
        <w:rPr>
          <w:rFonts w:ascii="Times New Roman" w:eastAsia="Times New Roman" w:hAnsi="Times New Roman" w:cs="Arial"/>
          <w:i w:val="0"/>
          <w:color w:val="000000" w:themeColor="text1"/>
          <w:sz w:val="22"/>
          <w:lang w:eastAsia="de-DE"/>
        </w:rPr>
        <w:t>(</w:t>
      </w:r>
      <w:r w:rsidR="00A549E8" w:rsidRPr="00ED7AF3">
        <w:rPr>
          <w:rFonts w:ascii="Times New Roman" w:eastAsia="Times New Roman" w:hAnsi="Times New Roman" w:cs="Arial"/>
          <w:i w:val="0"/>
          <w:color w:val="000000" w:themeColor="text1"/>
          <w:sz w:val="22"/>
          <w:lang w:eastAsia="de-DE"/>
        </w:rPr>
        <w:t>3 Eras</w:t>
      </w:r>
      <w:r w:rsidR="00526D45">
        <w:rPr>
          <w:rFonts w:ascii="Times New Roman" w:eastAsia="Times New Roman" w:hAnsi="Times New Roman" w:cs="Arial"/>
          <w:i w:val="0"/>
          <w:color w:val="000000" w:themeColor="text1"/>
          <w:sz w:val="22"/>
          <w:lang w:eastAsia="de-DE"/>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992"/>
        <w:gridCol w:w="2127"/>
        <w:gridCol w:w="1053"/>
        <w:gridCol w:w="1923"/>
        <w:gridCol w:w="680"/>
      </w:tblGrid>
      <w:tr w:rsidR="00A549E8" w:rsidRPr="006A51D2" w14:paraId="6C2963B8" w14:textId="77777777" w:rsidTr="004D3AEE">
        <w:trPr>
          <w:jc w:val="center"/>
        </w:trPr>
        <w:tc>
          <w:tcPr>
            <w:tcW w:w="1838" w:type="dxa"/>
            <w:shd w:val="clear" w:color="auto" w:fill="auto"/>
          </w:tcPr>
          <w:p w14:paraId="4779A74C" w14:textId="77777777" w:rsidR="00A549E8" w:rsidRPr="00165DE0" w:rsidRDefault="00A549E8" w:rsidP="00165DE0">
            <w:pPr>
              <w:spacing w:after="0" w:line="240" w:lineRule="auto"/>
              <w:jc w:val="both"/>
              <w:rPr>
                <w:rFonts w:ascii="Times New Roman" w:hAnsi="Times New Roman"/>
                <w:b/>
                <w:color w:val="000000" w:themeColor="text1"/>
                <w:sz w:val="20"/>
                <w:szCs w:val="20"/>
              </w:rPr>
            </w:pPr>
            <w:r w:rsidRPr="00165DE0">
              <w:rPr>
                <w:rFonts w:ascii="Times New Roman" w:hAnsi="Times New Roman"/>
                <w:b/>
                <w:color w:val="000000" w:themeColor="text1"/>
                <w:sz w:val="20"/>
                <w:szCs w:val="20"/>
              </w:rPr>
              <w:t>1890-1915</w:t>
            </w:r>
          </w:p>
        </w:tc>
        <w:tc>
          <w:tcPr>
            <w:tcW w:w="992" w:type="dxa"/>
            <w:shd w:val="clear" w:color="auto" w:fill="auto"/>
          </w:tcPr>
          <w:p w14:paraId="2113F5DD" w14:textId="77777777" w:rsidR="00A549E8" w:rsidRPr="00165DE0" w:rsidRDefault="00A549E8" w:rsidP="00165DE0">
            <w:pPr>
              <w:spacing w:after="0" w:line="240" w:lineRule="auto"/>
              <w:jc w:val="center"/>
              <w:rPr>
                <w:rFonts w:ascii="Times New Roman" w:hAnsi="Times New Roman"/>
                <w:b/>
                <w:color w:val="000000" w:themeColor="text1"/>
                <w:sz w:val="20"/>
                <w:szCs w:val="20"/>
              </w:rPr>
            </w:pPr>
            <w:r w:rsidRPr="00165DE0">
              <w:rPr>
                <w:rFonts w:ascii="Times New Roman" w:hAnsi="Times New Roman"/>
                <w:b/>
                <w:color w:val="000000" w:themeColor="text1"/>
                <w:sz w:val="20"/>
                <w:szCs w:val="20"/>
              </w:rPr>
              <w:t>N</w:t>
            </w:r>
          </w:p>
        </w:tc>
        <w:tc>
          <w:tcPr>
            <w:tcW w:w="2127" w:type="dxa"/>
            <w:shd w:val="clear" w:color="auto" w:fill="auto"/>
          </w:tcPr>
          <w:p w14:paraId="15CBDE4E" w14:textId="77777777" w:rsidR="00A549E8" w:rsidRPr="00165DE0" w:rsidRDefault="00A549E8" w:rsidP="00165DE0">
            <w:pPr>
              <w:spacing w:after="0" w:line="240" w:lineRule="auto"/>
              <w:jc w:val="both"/>
              <w:rPr>
                <w:rFonts w:ascii="Times New Roman" w:hAnsi="Times New Roman"/>
                <w:b/>
                <w:color w:val="000000" w:themeColor="text1"/>
                <w:sz w:val="20"/>
                <w:szCs w:val="20"/>
              </w:rPr>
            </w:pPr>
            <w:r w:rsidRPr="00165DE0">
              <w:rPr>
                <w:rFonts w:ascii="Times New Roman" w:hAnsi="Times New Roman"/>
                <w:b/>
                <w:color w:val="000000" w:themeColor="text1"/>
                <w:sz w:val="20"/>
                <w:szCs w:val="20"/>
              </w:rPr>
              <w:t>1967-1992</w:t>
            </w:r>
          </w:p>
        </w:tc>
        <w:tc>
          <w:tcPr>
            <w:tcW w:w="1053" w:type="dxa"/>
            <w:shd w:val="clear" w:color="auto" w:fill="auto"/>
          </w:tcPr>
          <w:p w14:paraId="491C0098" w14:textId="77777777" w:rsidR="00A549E8" w:rsidRPr="00165DE0" w:rsidRDefault="00A549E8" w:rsidP="00165DE0">
            <w:pPr>
              <w:spacing w:after="0" w:line="240" w:lineRule="auto"/>
              <w:jc w:val="center"/>
              <w:rPr>
                <w:rFonts w:ascii="Times New Roman" w:hAnsi="Times New Roman"/>
                <w:b/>
                <w:color w:val="000000" w:themeColor="text1"/>
                <w:sz w:val="20"/>
                <w:szCs w:val="20"/>
              </w:rPr>
            </w:pPr>
            <w:r w:rsidRPr="00165DE0">
              <w:rPr>
                <w:rFonts w:ascii="Times New Roman" w:hAnsi="Times New Roman"/>
                <w:b/>
                <w:color w:val="000000" w:themeColor="text1"/>
                <w:sz w:val="20"/>
                <w:szCs w:val="20"/>
              </w:rPr>
              <w:t>N</w:t>
            </w:r>
          </w:p>
        </w:tc>
        <w:tc>
          <w:tcPr>
            <w:tcW w:w="1923" w:type="dxa"/>
            <w:shd w:val="clear" w:color="auto" w:fill="auto"/>
          </w:tcPr>
          <w:p w14:paraId="524FB224" w14:textId="77777777" w:rsidR="00A549E8" w:rsidRPr="00165DE0" w:rsidRDefault="00A549E8" w:rsidP="00165DE0">
            <w:pPr>
              <w:spacing w:after="0" w:line="240" w:lineRule="auto"/>
              <w:jc w:val="both"/>
              <w:rPr>
                <w:rFonts w:ascii="Times New Roman" w:hAnsi="Times New Roman"/>
                <w:b/>
                <w:color w:val="000000" w:themeColor="text1"/>
                <w:sz w:val="20"/>
                <w:szCs w:val="20"/>
              </w:rPr>
            </w:pPr>
            <w:r w:rsidRPr="00165DE0">
              <w:rPr>
                <w:rFonts w:ascii="Times New Roman" w:hAnsi="Times New Roman"/>
                <w:b/>
                <w:color w:val="000000" w:themeColor="text1"/>
                <w:sz w:val="20"/>
                <w:szCs w:val="20"/>
              </w:rPr>
              <w:t>1992-2017</w:t>
            </w:r>
          </w:p>
        </w:tc>
        <w:tc>
          <w:tcPr>
            <w:tcW w:w="680" w:type="dxa"/>
            <w:shd w:val="clear" w:color="auto" w:fill="auto"/>
          </w:tcPr>
          <w:p w14:paraId="5671F0A2" w14:textId="77777777" w:rsidR="00A549E8" w:rsidRPr="00165DE0" w:rsidRDefault="00A549E8" w:rsidP="00165DE0">
            <w:pPr>
              <w:spacing w:after="0" w:line="240" w:lineRule="auto"/>
              <w:jc w:val="center"/>
              <w:rPr>
                <w:rFonts w:ascii="Times New Roman" w:hAnsi="Times New Roman"/>
                <w:b/>
                <w:color w:val="000000" w:themeColor="text1"/>
                <w:sz w:val="20"/>
                <w:szCs w:val="20"/>
              </w:rPr>
            </w:pPr>
            <w:r w:rsidRPr="00165DE0">
              <w:rPr>
                <w:rFonts w:ascii="Times New Roman" w:hAnsi="Times New Roman"/>
                <w:b/>
                <w:color w:val="000000" w:themeColor="text1"/>
                <w:sz w:val="20"/>
                <w:szCs w:val="20"/>
              </w:rPr>
              <w:t>N</w:t>
            </w:r>
          </w:p>
        </w:tc>
      </w:tr>
      <w:tr w:rsidR="00A549E8" w:rsidRPr="006A51D2" w14:paraId="2447FD78" w14:textId="77777777" w:rsidTr="004D3AEE">
        <w:trPr>
          <w:jc w:val="center"/>
        </w:trPr>
        <w:tc>
          <w:tcPr>
            <w:tcW w:w="1838" w:type="dxa"/>
            <w:shd w:val="clear" w:color="auto" w:fill="auto"/>
          </w:tcPr>
          <w:p w14:paraId="0AE38721" w14:textId="77777777"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Aston Villa</w:t>
            </w:r>
          </w:p>
        </w:tc>
        <w:tc>
          <w:tcPr>
            <w:tcW w:w="992" w:type="dxa"/>
            <w:shd w:val="clear" w:color="auto" w:fill="auto"/>
          </w:tcPr>
          <w:p w14:paraId="55C3A513"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6</w:t>
            </w:r>
          </w:p>
        </w:tc>
        <w:tc>
          <w:tcPr>
            <w:tcW w:w="2127" w:type="dxa"/>
            <w:shd w:val="clear" w:color="auto" w:fill="auto"/>
          </w:tcPr>
          <w:p w14:paraId="4DA0AA8F" w14:textId="77777777"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Liverpool</w:t>
            </w:r>
          </w:p>
        </w:tc>
        <w:tc>
          <w:tcPr>
            <w:tcW w:w="1053" w:type="dxa"/>
            <w:shd w:val="clear" w:color="auto" w:fill="auto"/>
          </w:tcPr>
          <w:p w14:paraId="27BC15EE"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11</w:t>
            </w:r>
          </w:p>
        </w:tc>
        <w:tc>
          <w:tcPr>
            <w:tcW w:w="1923" w:type="dxa"/>
            <w:shd w:val="clear" w:color="auto" w:fill="auto"/>
          </w:tcPr>
          <w:p w14:paraId="75A2071A" w14:textId="77777777"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Man Utd</w:t>
            </w:r>
          </w:p>
        </w:tc>
        <w:tc>
          <w:tcPr>
            <w:tcW w:w="680" w:type="dxa"/>
            <w:shd w:val="clear" w:color="auto" w:fill="auto"/>
          </w:tcPr>
          <w:p w14:paraId="63F760C3"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13</w:t>
            </w:r>
          </w:p>
        </w:tc>
      </w:tr>
      <w:tr w:rsidR="00A549E8" w:rsidRPr="006A51D2" w14:paraId="7F79342D" w14:textId="77777777" w:rsidTr="004D3AEE">
        <w:trPr>
          <w:jc w:val="center"/>
        </w:trPr>
        <w:tc>
          <w:tcPr>
            <w:tcW w:w="1838" w:type="dxa"/>
            <w:shd w:val="clear" w:color="auto" w:fill="auto"/>
          </w:tcPr>
          <w:p w14:paraId="78D3BC42" w14:textId="2E9E993B"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Sunderland</w:t>
            </w:r>
          </w:p>
        </w:tc>
        <w:tc>
          <w:tcPr>
            <w:tcW w:w="992" w:type="dxa"/>
            <w:shd w:val="clear" w:color="auto" w:fill="auto"/>
          </w:tcPr>
          <w:p w14:paraId="6DEA1DBE"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5</w:t>
            </w:r>
          </w:p>
        </w:tc>
        <w:tc>
          <w:tcPr>
            <w:tcW w:w="2127" w:type="dxa"/>
            <w:shd w:val="clear" w:color="auto" w:fill="auto"/>
          </w:tcPr>
          <w:p w14:paraId="49840646" w14:textId="77777777"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Arsenal</w:t>
            </w:r>
          </w:p>
        </w:tc>
        <w:tc>
          <w:tcPr>
            <w:tcW w:w="1053" w:type="dxa"/>
            <w:shd w:val="clear" w:color="auto" w:fill="auto"/>
          </w:tcPr>
          <w:p w14:paraId="68F175D5"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3</w:t>
            </w:r>
          </w:p>
        </w:tc>
        <w:tc>
          <w:tcPr>
            <w:tcW w:w="1923" w:type="dxa"/>
            <w:shd w:val="clear" w:color="auto" w:fill="auto"/>
          </w:tcPr>
          <w:p w14:paraId="12425462" w14:textId="77777777"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Chelsea</w:t>
            </w:r>
          </w:p>
        </w:tc>
        <w:tc>
          <w:tcPr>
            <w:tcW w:w="680" w:type="dxa"/>
            <w:shd w:val="clear" w:color="auto" w:fill="auto"/>
          </w:tcPr>
          <w:p w14:paraId="15ABEB93"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5</w:t>
            </w:r>
          </w:p>
        </w:tc>
      </w:tr>
      <w:tr w:rsidR="00A549E8" w:rsidRPr="006A51D2" w14:paraId="5A4016C7" w14:textId="77777777" w:rsidTr="004D3AEE">
        <w:trPr>
          <w:jc w:val="center"/>
        </w:trPr>
        <w:tc>
          <w:tcPr>
            <w:tcW w:w="1838" w:type="dxa"/>
            <w:shd w:val="clear" w:color="auto" w:fill="auto"/>
          </w:tcPr>
          <w:p w14:paraId="67D39104" w14:textId="77777777"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Newcastle Utd</w:t>
            </w:r>
          </w:p>
        </w:tc>
        <w:tc>
          <w:tcPr>
            <w:tcW w:w="992" w:type="dxa"/>
            <w:shd w:val="clear" w:color="auto" w:fill="auto"/>
          </w:tcPr>
          <w:p w14:paraId="3A6F2B3B"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3</w:t>
            </w:r>
          </w:p>
        </w:tc>
        <w:tc>
          <w:tcPr>
            <w:tcW w:w="2127" w:type="dxa"/>
            <w:shd w:val="clear" w:color="auto" w:fill="auto"/>
          </w:tcPr>
          <w:p w14:paraId="55DA5C09" w14:textId="77777777"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Leeds Utd</w:t>
            </w:r>
          </w:p>
        </w:tc>
        <w:tc>
          <w:tcPr>
            <w:tcW w:w="1053" w:type="dxa"/>
            <w:shd w:val="clear" w:color="auto" w:fill="auto"/>
          </w:tcPr>
          <w:p w14:paraId="3509AACC"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3</w:t>
            </w:r>
          </w:p>
        </w:tc>
        <w:tc>
          <w:tcPr>
            <w:tcW w:w="1923" w:type="dxa"/>
            <w:shd w:val="clear" w:color="auto" w:fill="auto"/>
          </w:tcPr>
          <w:p w14:paraId="4EEA32AB" w14:textId="77777777"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Arsenal</w:t>
            </w:r>
          </w:p>
        </w:tc>
        <w:tc>
          <w:tcPr>
            <w:tcW w:w="680" w:type="dxa"/>
            <w:shd w:val="clear" w:color="auto" w:fill="auto"/>
          </w:tcPr>
          <w:p w14:paraId="09A6ACCE"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3</w:t>
            </w:r>
          </w:p>
        </w:tc>
      </w:tr>
      <w:tr w:rsidR="00A549E8" w:rsidRPr="006A51D2" w14:paraId="1F8A3E3A" w14:textId="77777777" w:rsidTr="004D3AEE">
        <w:trPr>
          <w:jc w:val="center"/>
        </w:trPr>
        <w:tc>
          <w:tcPr>
            <w:tcW w:w="1838" w:type="dxa"/>
            <w:shd w:val="clear" w:color="auto" w:fill="auto"/>
          </w:tcPr>
          <w:p w14:paraId="67B6B61E" w14:textId="77777777"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Blackburn Rovers</w:t>
            </w:r>
          </w:p>
        </w:tc>
        <w:tc>
          <w:tcPr>
            <w:tcW w:w="992" w:type="dxa"/>
            <w:shd w:val="clear" w:color="auto" w:fill="auto"/>
          </w:tcPr>
          <w:p w14:paraId="67759754"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2</w:t>
            </w:r>
          </w:p>
        </w:tc>
        <w:tc>
          <w:tcPr>
            <w:tcW w:w="2127" w:type="dxa"/>
            <w:shd w:val="clear" w:color="auto" w:fill="auto"/>
          </w:tcPr>
          <w:p w14:paraId="253B6A14" w14:textId="77777777"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Everton</w:t>
            </w:r>
          </w:p>
        </w:tc>
        <w:tc>
          <w:tcPr>
            <w:tcW w:w="1053" w:type="dxa"/>
            <w:shd w:val="clear" w:color="auto" w:fill="auto"/>
          </w:tcPr>
          <w:p w14:paraId="73613EB4"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3</w:t>
            </w:r>
          </w:p>
        </w:tc>
        <w:tc>
          <w:tcPr>
            <w:tcW w:w="1923" w:type="dxa"/>
            <w:shd w:val="clear" w:color="auto" w:fill="auto"/>
          </w:tcPr>
          <w:p w14:paraId="74AF7D7E" w14:textId="77777777"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Man City</w:t>
            </w:r>
          </w:p>
        </w:tc>
        <w:tc>
          <w:tcPr>
            <w:tcW w:w="680" w:type="dxa"/>
            <w:shd w:val="clear" w:color="auto" w:fill="auto"/>
          </w:tcPr>
          <w:p w14:paraId="0B6E3F97"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2</w:t>
            </w:r>
          </w:p>
        </w:tc>
      </w:tr>
      <w:tr w:rsidR="00A549E8" w:rsidRPr="006A51D2" w14:paraId="5881D70B" w14:textId="77777777" w:rsidTr="004D3AEE">
        <w:trPr>
          <w:jc w:val="center"/>
        </w:trPr>
        <w:tc>
          <w:tcPr>
            <w:tcW w:w="1838" w:type="dxa"/>
            <w:shd w:val="clear" w:color="auto" w:fill="auto"/>
          </w:tcPr>
          <w:p w14:paraId="1581FDA8" w14:textId="15694693"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Everton</w:t>
            </w:r>
          </w:p>
        </w:tc>
        <w:tc>
          <w:tcPr>
            <w:tcW w:w="992" w:type="dxa"/>
            <w:shd w:val="clear" w:color="auto" w:fill="auto"/>
          </w:tcPr>
          <w:p w14:paraId="36ECCD8E"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2</w:t>
            </w:r>
          </w:p>
        </w:tc>
        <w:tc>
          <w:tcPr>
            <w:tcW w:w="2127" w:type="dxa"/>
            <w:shd w:val="clear" w:color="auto" w:fill="auto"/>
          </w:tcPr>
          <w:p w14:paraId="35968AEA" w14:textId="77777777"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Derby County</w:t>
            </w:r>
          </w:p>
        </w:tc>
        <w:tc>
          <w:tcPr>
            <w:tcW w:w="1053" w:type="dxa"/>
            <w:shd w:val="clear" w:color="auto" w:fill="auto"/>
          </w:tcPr>
          <w:p w14:paraId="6B5C140A"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2</w:t>
            </w:r>
          </w:p>
        </w:tc>
        <w:tc>
          <w:tcPr>
            <w:tcW w:w="1923" w:type="dxa"/>
            <w:shd w:val="clear" w:color="auto" w:fill="auto"/>
          </w:tcPr>
          <w:p w14:paraId="4679A617" w14:textId="77777777"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Blackburn Rovers</w:t>
            </w:r>
          </w:p>
        </w:tc>
        <w:tc>
          <w:tcPr>
            <w:tcW w:w="680" w:type="dxa"/>
            <w:shd w:val="clear" w:color="auto" w:fill="auto"/>
          </w:tcPr>
          <w:p w14:paraId="43E58DE8"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1</w:t>
            </w:r>
          </w:p>
        </w:tc>
      </w:tr>
      <w:tr w:rsidR="00A549E8" w:rsidRPr="006A51D2" w14:paraId="696C96F8" w14:textId="77777777" w:rsidTr="004D3AEE">
        <w:trPr>
          <w:jc w:val="center"/>
        </w:trPr>
        <w:tc>
          <w:tcPr>
            <w:tcW w:w="1838" w:type="dxa"/>
            <w:shd w:val="clear" w:color="auto" w:fill="auto"/>
          </w:tcPr>
          <w:p w14:paraId="0823B211" w14:textId="77777777"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Liverpool</w:t>
            </w:r>
          </w:p>
        </w:tc>
        <w:tc>
          <w:tcPr>
            <w:tcW w:w="992" w:type="dxa"/>
            <w:shd w:val="clear" w:color="auto" w:fill="auto"/>
          </w:tcPr>
          <w:p w14:paraId="5C72ED52"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2</w:t>
            </w:r>
          </w:p>
        </w:tc>
        <w:tc>
          <w:tcPr>
            <w:tcW w:w="2127" w:type="dxa"/>
            <w:shd w:val="clear" w:color="auto" w:fill="auto"/>
          </w:tcPr>
          <w:p w14:paraId="40075701" w14:textId="77777777"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Man City</w:t>
            </w:r>
          </w:p>
        </w:tc>
        <w:tc>
          <w:tcPr>
            <w:tcW w:w="1053" w:type="dxa"/>
            <w:shd w:val="clear" w:color="auto" w:fill="auto"/>
          </w:tcPr>
          <w:p w14:paraId="74A190A2"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1</w:t>
            </w:r>
          </w:p>
        </w:tc>
        <w:tc>
          <w:tcPr>
            <w:tcW w:w="1923" w:type="dxa"/>
            <w:shd w:val="clear" w:color="auto" w:fill="auto"/>
          </w:tcPr>
          <w:p w14:paraId="75369DCB" w14:textId="77777777"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Leicester City</w:t>
            </w:r>
          </w:p>
        </w:tc>
        <w:tc>
          <w:tcPr>
            <w:tcW w:w="680" w:type="dxa"/>
            <w:shd w:val="clear" w:color="auto" w:fill="auto"/>
          </w:tcPr>
          <w:p w14:paraId="4B507A31"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1</w:t>
            </w:r>
          </w:p>
        </w:tc>
      </w:tr>
      <w:tr w:rsidR="00A549E8" w:rsidRPr="006A51D2" w14:paraId="3842DC05" w14:textId="77777777" w:rsidTr="004D3AEE">
        <w:trPr>
          <w:jc w:val="center"/>
        </w:trPr>
        <w:tc>
          <w:tcPr>
            <w:tcW w:w="1838" w:type="dxa"/>
            <w:shd w:val="clear" w:color="auto" w:fill="auto"/>
          </w:tcPr>
          <w:p w14:paraId="05E89AE3" w14:textId="77777777"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lastRenderedPageBreak/>
              <w:t>Man Utd</w:t>
            </w:r>
          </w:p>
        </w:tc>
        <w:tc>
          <w:tcPr>
            <w:tcW w:w="992" w:type="dxa"/>
            <w:shd w:val="clear" w:color="auto" w:fill="auto"/>
          </w:tcPr>
          <w:p w14:paraId="478AB46E"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2</w:t>
            </w:r>
          </w:p>
        </w:tc>
        <w:tc>
          <w:tcPr>
            <w:tcW w:w="2127" w:type="dxa"/>
            <w:shd w:val="clear" w:color="auto" w:fill="auto"/>
          </w:tcPr>
          <w:p w14:paraId="2F38C21E" w14:textId="5182AA90"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Noingham Forest</w:t>
            </w:r>
          </w:p>
        </w:tc>
        <w:tc>
          <w:tcPr>
            <w:tcW w:w="1053" w:type="dxa"/>
            <w:shd w:val="clear" w:color="auto" w:fill="auto"/>
          </w:tcPr>
          <w:p w14:paraId="2F7BD0CA"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1</w:t>
            </w:r>
          </w:p>
        </w:tc>
        <w:tc>
          <w:tcPr>
            <w:tcW w:w="1923" w:type="dxa"/>
            <w:shd w:val="clear" w:color="auto" w:fill="auto"/>
          </w:tcPr>
          <w:p w14:paraId="3C05B1B2" w14:textId="77777777" w:rsidR="00A549E8" w:rsidRPr="00165DE0" w:rsidRDefault="00A549E8" w:rsidP="00165DE0">
            <w:pPr>
              <w:spacing w:after="0" w:line="240" w:lineRule="auto"/>
              <w:jc w:val="both"/>
              <w:rPr>
                <w:rFonts w:ascii="Times New Roman" w:hAnsi="Times New Roman"/>
                <w:color w:val="000000" w:themeColor="text1"/>
                <w:sz w:val="20"/>
                <w:szCs w:val="20"/>
              </w:rPr>
            </w:pPr>
          </w:p>
        </w:tc>
        <w:tc>
          <w:tcPr>
            <w:tcW w:w="680" w:type="dxa"/>
            <w:shd w:val="clear" w:color="auto" w:fill="auto"/>
          </w:tcPr>
          <w:p w14:paraId="417ECB1D" w14:textId="77777777" w:rsidR="00A549E8" w:rsidRPr="00165DE0" w:rsidRDefault="00A549E8" w:rsidP="00165DE0">
            <w:pPr>
              <w:spacing w:after="0" w:line="240" w:lineRule="auto"/>
              <w:jc w:val="center"/>
              <w:rPr>
                <w:rFonts w:ascii="Times New Roman" w:hAnsi="Times New Roman"/>
                <w:color w:val="000000" w:themeColor="text1"/>
                <w:sz w:val="20"/>
                <w:szCs w:val="20"/>
              </w:rPr>
            </w:pPr>
          </w:p>
        </w:tc>
      </w:tr>
      <w:tr w:rsidR="00A549E8" w:rsidRPr="006A51D2" w14:paraId="22E98F92" w14:textId="77777777" w:rsidTr="004D3AEE">
        <w:trPr>
          <w:jc w:val="center"/>
        </w:trPr>
        <w:tc>
          <w:tcPr>
            <w:tcW w:w="1838" w:type="dxa"/>
            <w:shd w:val="clear" w:color="auto" w:fill="auto"/>
          </w:tcPr>
          <w:p w14:paraId="77FF8667" w14:textId="02C53C97"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The Wednesday</w:t>
            </w:r>
          </w:p>
        </w:tc>
        <w:tc>
          <w:tcPr>
            <w:tcW w:w="992" w:type="dxa"/>
            <w:shd w:val="clear" w:color="auto" w:fill="auto"/>
          </w:tcPr>
          <w:p w14:paraId="20D40E69"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2</w:t>
            </w:r>
          </w:p>
        </w:tc>
        <w:tc>
          <w:tcPr>
            <w:tcW w:w="2127" w:type="dxa"/>
            <w:shd w:val="clear" w:color="auto" w:fill="auto"/>
          </w:tcPr>
          <w:p w14:paraId="0239A8B1" w14:textId="77777777"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Aston Villa</w:t>
            </w:r>
          </w:p>
        </w:tc>
        <w:tc>
          <w:tcPr>
            <w:tcW w:w="1053" w:type="dxa"/>
            <w:shd w:val="clear" w:color="auto" w:fill="auto"/>
          </w:tcPr>
          <w:p w14:paraId="790939E8"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1</w:t>
            </w:r>
          </w:p>
        </w:tc>
        <w:tc>
          <w:tcPr>
            <w:tcW w:w="1923" w:type="dxa"/>
            <w:shd w:val="clear" w:color="auto" w:fill="auto"/>
          </w:tcPr>
          <w:p w14:paraId="71FF6E8B" w14:textId="77777777" w:rsidR="00A549E8" w:rsidRPr="00165DE0" w:rsidRDefault="00A549E8" w:rsidP="00165DE0">
            <w:pPr>
              <w:spacing w:after="0" w:line="240" w:lineRule="auto"/>
              <w:jc w:val="both"/>
              <w:rPr>
                <w:rFonts w:ascii="Times New Roman" w:hAnsi="Times New Roman"/>
                <w:color w:val="000000" w:themeColor="text1"/>
                <w:sz w:val="20"/>
                <w:szCs w:val="20"/>
              </w:rPr>
            </w:pPr>
          </w:p>
        </w:tc>
        <w:tc>
          <w:tcPr>
            <w:tcW w:w="680" w:type="dxa"/>
            <w:shd w:val="clear" w:color="auto" w:fill="auto"/>
          </w:tcPr>
          <w:p w14:paraId="6F40C59A" w14:textId="77777777" w:rsidR="00A549E8" w:rsidRPr="00165DE0" w:rsidRDefault="00A549E8" w:rsidP="00165DE0">
            <w:pPr>
              <w:spacing w:after="0" w:line="240" w:lineRule="auto"/>
              <w:jc w:val="center"/>
              <w:rPr>
                <w:rFonts w:ascii="Times New Roman" w:hAnsi="Times New Roman"/>
                <w:color w:val="000000" w:themeColor="text1"/>
                <w:sz w:val="20"/>
                <w:szCs w:val="20"/>
              </w:rPr>
            </w:pPr>
          </w:p>
        </w:tc>
      </w:tr>
      <w:tr w:rsidR="00A549E8" w:rsidRPr="006A51D2" w14:paraId="10C83870" w14:textId="77777777" w:rsidTr="004D3AEE">
        <w:trPr>
          <w:jc w:val="center"/>
        </w:trPr>
        <w:tc>
          <w:tcPr>
            <w:tcW w:w="1838" w:type="dxa"/>
            <w:shd w:val="clear" w:color="auto" w:fill="auto"/>
          </w:tcPr>
          <w:p w14:paraId="753599CB" w14:textId="63B20F65" w:rsidR="00A549E8" w:rsidRPr="00165DE0" w:rsidRDefault="00A549E8" w:rsidP="00165DE0">
            <w:pPr>
              <w:spacing w:after="0" w:line="240" w:lineRule="auto"/>
              <w:jc w:val="both"/>
              <w:rPr>
                <w:rFonts w:ascii="Times New Roman" w:hAnsi="Times New Roman"/>
                <w:color w:val="000000" w:themeColor="text1"/>
                <w:sz w:val="20"/>
                <w:szCs w:val="20"/>
              </w:rPr>
            </w:pPr>
            <w:r w:rsidRPr="00165DE0">
              <w:rPr>
                <w:rFonts w:ascii="Times New Roman" w:hAnsi="Times New Roman"/>
                <w:color w:val="000000" w:themeColor="text1"/>
                <w:sz w:val="20"/>
                <w:szCs w:val="20"/>
              </w:rPr>
              <w:t>Sheffield Utd</w:t>
            </w:r>
          </w:p>
        </w:tc>
        <w:tc>
          <w:tcPr>
            <w:tcW w:w="992" w:type="dxa"/>
            <w:shd w:val="clear" w:color="auto" w:fill="auto"/>
          </w:tcPr>
          <w:p w14:paraId="245A0512" w14:textId="77777777" w:rsidR="00A549E8" w:rsidRPr="00165DE0" w:rsidRDefault="00A549E8" w:rsidP="00165DE0">
            <w:pPr>
              <w:spacing w:after="0" w:line="240" w:lineRule="auto"/>
              <w:jc w:val="center"/>
              <w:rPr>
                <w:rFonts w:ascii="Times New Roman" w:hAnsi="Times New Roman"/>
                <w:color w:val="000000" w:themeColor="text1"/>
                <w:sz w:val="20"/>
                <w:szCs w:val="20"/>
              </w:rPr>
            </w:pPr>
            <w:r w:rsidRPr="00165DE0">
              <w:rPr>
                <w:rFonts w:ascii="Times New Roman" w:hAnsi="Times New Roman"/>
                <w:color w:val="000000" w:themeColor="text1"/>
                <w:sz w:val="20"/>
                <w:szCs w:val="20"/>
              </w:rPr>
              <w:t>1</w:t>
            </w:r>
          </w:p>
        </w:tc>
        <w:tc>
          <w:tcPr>
            <w:tcW w:w="2127" w:type="dxa"/>
            <w:shd w:val="clear" w:color="auto" w:fill="auto"/>
          </w:tcPr>
          <w:p w14:paraId="2C8154FD" w14:textId="77777777" w:rsidR="00A549E8" w:rsidRPr="00165DE0" w:rsidRDefault="00A549E8" w:rsidP="00165DE0">
            <w:pPr>
              <w:spacing w:after="0" w:line="240" w:lineRule="auto"/>
              <w:jc w:val="both"/>
              <w:rPr>
                <w:rFonts w:ascii="Times New Roman" w:hAnsi="Times New Roman"/>
                <w:color w:val="000000" w:themeColor="text1"/>
                <w:sz w:val="20"/>
                <w:szCs w:val="20"/>
              </w:rPr>
            </w:pPr>
          </w:p>
        </w:tc>
        <w:tc>
          <w:tcPr>
            <w:tcW w:w="1053" w:type="dxa"/>
            <w:shd w:val="clear" w:color="auto" w:fill="auto"/>
          </w:tcPr>
          <w:p w14:paraId="78A63264" w14:textId="77777777" w:rsidR="00A549E8" w:rsidRPr="00165DE0" w:rsidRDefault="00A549E8" w:rsidP="00165DE0">
            <w:pPr>
              <w:spacing w:after="0" w:line="240" w:lineRule="auto"/>
              <w:jc w:val="center"/>
              <w:rPr>
                <w:rFonts w:ascii="Times New Roman" w:hAnsi="Times New Roman"/>
                <w:color w:val="000000" w:themeColor="text1"/>
                <w:sz w:val="20"/>
                <w:szCs w:val="20"/>
              </w:rPr>
            </w:pPr>
          </w:p>
        </w:tc>
        <w:tc>
          <w:tcPr>
            <w:tcW w:w="1923" w:type="dxa"/>
            <w:shd w:val="clear" w:color="auto" w:fill="auto"/>
          </w:tcPr>
          <w:p w14:paraId="1AE82748" w14:textId="77777777" w:rsidR="00A549E8" w:rsidRPr="00165DE0" w:rsidRDefault="00A549E8" w:rsidP="00165DE0">
            <w:pPr>
              <w:spacing w:after="0" w:line="240" w:lineRule="auto"/>
              <w:jc w:val="both"/>
              <w:rPr>
                <w:rFonts w:ascii="Times New Roman" w:hAnsi="Times New Roman"/>
                <w:color w:val="000000" w:themeColor="text1"/>
                <w:sz w:val="20"/>
                <w:szCs w:val="20"/>
              </w:rPr>
            </w:pPr>
          </w:p>
        </w:tc>
        <w:tc>
          <w:tcPr>
            <w:tcW w:w="680" w:type="dxa"/>
            <w:shd w:val="clear" w:color="auto" w:fill="auto"/>
          </w:tcPr>
          <w:p w14:paraId="5737BFDC" w14:textId="77777777" w:rsidR="00A549E8" w:rsidRPr="00165DE0" w:rsidRDefault="00A549E8" w:rsidP="00165DE0">
            <w:pPr>
              <w:spacing w:after="0" w:line="240" w:lineRule="auto"/>
              <w:jc w:val="center"/>
              <w:rPr>
                <w:rFonts w:ascii="Times New Roman" w:hAnsi="Times New Roman"/>
                <w:color w:val="000000" w:themeColor="text1"/>
                <w:sz w:val="20"/>
                <w:szCs w:val="20"/>
              </w:rPr>
            </w:pPr>
          </w:p>
        </w:tc>
      </w:tr>
    </w:tbl>
    <w:p w14:paraId="6C29C82C" w14:textId="77777777" w:rsidR="00A549E8" w:rsidRPr="006A51D2" w:rsidRDefault="00A549E8" w:rsidP="00DD63BF">
      <w:pPr>
        <w:spacing w:after="0" w:line="240" w:lineRule="auto"/>
        <w:jc w:val="both"/>
        <w:rPr>
          <w:rFonts w:ascii="Times New Roman" w:hAnsi="Times New Roman"/>
          <w:color w:val="000000" w:themeColor="text1"/>
          <w:sz w:val="26"/>
          <w:szCs w:val="26"/>
        </w:rPr>
      </w:pPr>
    </w:p>
    <w:p w14:paraId="19F135A0" w14:textId="41E22B0A" w:rsidR="00A055BF" w:rsidRPr="006A51D2" w:rsidRDefault="00C5676B"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A similar pattern is evident in terms of success in the Champions League </w:t>
      </w:r>
      <w:r w:rsidR="004D3AEE">
        <w:rPr>
          <w:rFonts w:ascii="Times New Roman" w:hAnsi="Times New Roman"/>
          <w:color w:val="000000" w:themeColor="text1"/>
          <w:sz w:val="26"/>
          <w:szCs w:val="26"/>
        </w:rPr>
        <w:t>(</w:t>
      </w:r>
      <w:r w:rsidRPr="006A51D2">
        <w:rPr>
          <w:rFonts w:ascii="Times New Roman" w:hAnsi="Times New Roman"/>
          <w:color w:val="000000" w:themeColor="text1"/>
          <w:sz w:val="26"/>
          <w:szCs w:val="26"/>
        </w:rPr>
        <w:t>previously the Eu</w:t>
      </w:r>
      <w:r w:rsidR="00773AD8" w:rsidRPr="006A51D2">
        <w:rPr>
          <w:rFonts w:ascii="Times New Roman" w:hAnsi="Times New Roman"/>
          <w:color w:val="000000" w:themeColor="text1"/>
          <w:sz w:val="26"/>
          <w:szCs w:val="26"/>
        </w:rPr>
        <w:t>ropean Cup</w:t>
      </w:r>
      <w:r w:rsidR="004D3AEE">
        <w:rPr>
          <w:rFonts w:ascii="Times New Roman" w:hAnsi="Times New Roman"/>
          <w:color w:val="000000" w:themeColor="text1"/>
          <w:sz w:val="26"/>
          <w:szCs w:val="26"/>
        </w:rPr>
        <w:t>)</w:t>
      </w:r>
      <w:r w:rsidR="00773AD8" w:rsidRPr="006A51D2">
        <w:rPr>
          <w:rFonts w:ascii="Times New Roman" w:hAnsi="Times New Roman"/>
          <w:color w:val="000000" w:themeColor="text1"/>
          <w:sz w:val="26"/>
          <w:szCs w:val="26"/>
        </w:rPr>
        <w:t>. In the era of the P</w:t>
      </w:r>
      <w:r w:rsidRPr="006A51D2">
        <w:rPr>
          <w:rFonts w:ascii="Times New Roman" w:hAnsi="Times New Roman"/>
          <w:color w:val="000000" w:themeColor="text1"/>
          <w:sz w:val="26"/>
          <w:szCs w:val="26"/>
        </w:rPr>
        <w:t>remier League English clubs have won the Champions League four times and a further five teams have been beaten finalists. In the era between 1967 and 1992, English clubs were successful on eight occasions and two others were beaten finalists. Overall there is little evidence of increasing success amongst English clubs in the elite competition in European football. Rather the two eras look remarkably similar.</w:t>
      </w:r>
    </w:p>
    <w:p w14:paraId="55A2F57E" w14:textId="77777777" w:rsidR="000332DC" w:rsidRPr="004D3AEE" w:rsidRDefault="000332DC" w:rsidP="00DD63BF">
      <w:pPr>
        <w:pStyle w:val="Heading2"/>
        <w:tabs>
          <w:tab w:val="left" w:pos="567"/>
        </w:tabs>
        <w:spacing w:line="240" w:lineRule="auto"/>
        <w:rPr>
          <w:rFonts w:ascii="Times New Roman" w:eastAsia="Times New Roman" w:hAnsi="Times New Roman" w:cs="Arial"/>
          <w:i w:val="0"/>
          <w:color w:val="000000" w:themeColor="text1"/>
          <w:lang w:eastAsia="de-DE"/>
        </w:rPr>
      </w:pPr>
      <w:r w:rsidRPr="004D3AEE">
        <w:rPr>
          <w:rFonts w:ascii="Times New Roman" w:eastAsia="Times New Roman" w:hAnsi="Times New Roman" w:cs="Arial"/>
          <w:i w:val="0"/>
          <w:color w:val="000000" w:themeColor="text1"/>
          <w:lang w:eastAsia="de-DE"/>
        </w:rPr>
        <w:t>Competitive Balance: An Alternative Measure</w:t>
      </w:r>
    </w:p>
    <w:p w14:paraId="67B0CFB8" w14:textId="4C52BB9A" w:rsidR="00D81CE9" w:rsidRPr="006A51D2" w:rsidRDefault="00C5429B"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Our second measure of competitive balance involves </w:t>
      </w:r>
      <w:r w:rsidR="000332DC" w:rsidRPr="006A51D2">
        <w:rPr>
          <w:rFonts w:ascii="Times New Roman" w:hAnsi="Times New Roman"/>
          <w:color w:val="000000" w:themeColor="text1"/>
          <w:sz w:val="26"/>
          <w:szCs w:val="26"/>
        </w:rPr>
        <w:t xml:space="preserve">the use of </w:t>
      </w:r>
      <w:r w:rsidRPr="006A51D2">
        <w:rPr>
          <w:rFonts w:ascii="Times New Roman" w:hAnsi="Times New Roman"/>
          <w:color w:val="000000" w:themeColor="text1"/>
          <w:sz w:val="26"/>
          <w:szCs w:val="26"/>
        </w:rPr>
        <w:t xml:space="preserve">coefficients of variation </w:t>
      </w:r>
      <w:r w:rsidR="005E5C2E">
        <w:rPr>
          <w:rFonts w:ascii="Times New Roman" w:hAnsi="Times New Roman"/>
          <w:color w:val="000000" w:themeColor="text1"/>
          <w:sz w:val="26"/>
          <w:szCs w:val="26"/>
        </w:rPr>
        <w:t>(</w:t>
      </w:r>
      <w:r w:rsidRPr="006A51D2">
        <w:rPr>
          <w:rFonts w:ascii="Times New Roman" w:hAnsi="Times New Roman"/>
          <w:color w:val="000000" w:themeColor="text1"/>
          <w:sz w:val="26"/>
          <w:szCs w:val="26"/>
        </w:rPr>
        <w:t>see Appendix B</w:t>
      </w:r>
      <w:r w:rsidR="005E5C2E">
        <w:rPr>
          <w:rFonts w:ascii="Times New Roman" w:hAnsi="Times New Roman"/>
          <w:color w:val="000000" w:themeColor="text1"/>
          <w:sz w:val="26"/>
          <w:szCs w:val="26"/>
        </w:rPr>
        <w:t>)</w:t>
      </w:r>
      <w:r w:rsidR="005E5C2E" w:rsidRPr="006A51D2">
        <w:rPr>
          <w:rFonts w:ascii="Times New Roman" w:hAnsi="Times New Roman"/>
          <w:color w:val="000000" w:themeColor="text1"/>
          <w:sz w:val="26"/>
          <w:szCs w:val="26"/>
        </w:rPr>
        <w:t xml:space="preserve">. </w:t>
      </w:r>
      <w:r w:rsidRPr="006A51D2">
        <w:rPr>
          <w:rFonts w:ascii="Times New Roman" w:hAnsi="Times New Roman"/>
          <w:color w:val="000000" w:themeColor="text1"/>
          <w:sz w:val="26"/>
          <w:szCs w:val="26"/>
        </w:rPr>
        <w:t xml:space="preserve">These calibrate the extent to which teams cluster closely around the mean number of points in a season. The higher the coefficient, the greater the dispersion of points gained in a season around the average </w:t>
      </w:r>
      <w:r w:rsidR="005E5C2E">
        <w:rPr>
          <w:rFonts w:ascii="Times New Roman" w:hAnsi="Times New Roman"/>
          <w:color w:val="000000" w:themeColor="text1"/>
          <w:sz w:val="26"/>
          <w:szCs w:val="26"/>
        </w:rPr>
        <w:t>(</w:t>
      </w:r>
      <w:r w:rsidR="00E322F5" w:rsidRPr="006A51D2">
        <w:rPr>
          <w:rFonts w:ascii="Times New Roman" w:hAnsi="Times New Roman"/>
          <w:color w:val="000000" w:themeColor="text1"/>
          <w:sz w:val="26"/>
          <w:szCs w:val="26"/>
        </w:rPr>
        <w:t xml:space="preserve">arithmetic </w:t>
      </w:r>
      <w:r w:rsidRPr="006A51D2">
        <w:rPr>
          <w:rFonts w:ascii="Times New Roman" w:hAnsi="Times New Roman"/>
          <w:color w:val="000000" w:themeColor="text1"/>
          <w:sz w:val="26"/>
          <w:szCs w:val="26"/>
        </w:rPr>
        <w:t>mean</w:t>
      </w:r>
      <w:r w:rsidR="005E5C2E">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number of points scored in that season. Another way of expressing this would be to </w:t>
      </w:r>
      <w:r w:rsidR="005E5C2E" w:rsidRPr="006A51D2">
        <w:rPr>
          <w:rFonts w:ascii="Times New Roman" w:hAnsi="Times New Roman"/>
          <w:color w:val="000000" w:themeColor="text1"/>
          <w:sz w:val="26"/>
          <w:szCs w:val="26"/>
        </w:rPr>
        <w:t>visuali</w:t>
      </w:r>
      <w:r w:rsidR="005E5C2E">
        <w:rPr>
          <w:rFonts w:ascii="Times New Roman" w:hAnsi="Times New Roman"/>
          <w:color w:val="000000" w:themeColor="text1"/>
          <w:sz w:val="26"/>
          <w:szCs w:val="26"/>
        </w:rPr>
        <w:t>s</w:t>
      </w:r>
      <w:r w:rsidR="005E5C2E" w:rsidRPr="006A51D2">
        <w:rPr>
          <w:rFonts w:ascii="Times New Roman" w:hAnsi="Times New Roman"/>
          <w:color w:val="000000" w:themeColor="text1"/>
          <w:sz w:val="26"/>
          <w:szCs w:val="26"/>
        </w:rPr>
        <w:t xml:space="preserve">e </w:t>
      </w:r>
      <w:r w:rsidRPr="006A51D2">
        <w:rPr>
          <w:rFonts w:ascii="Times New Roman" w:hAnsi="Times New Roman"/>
          <w:color w:val="000000" w:themeColor="text1"/>
          <w:sz w:val="26"/>
          <w:szCs w:val="26"/>
        </w:rPr>
        <w:t xml:space="preserve">a relatively high coefficient as indicating a greater elongation </w:t>
      </w:r>
      <w:r w:rsidR="005E5C2E">
        <w:rPr>
          <w:rFonts w:ascii="Times New Roman" w:hAnsi="Times New Roman"/>
          <w:color w:val="000000" w:themeColor="text1"/>
          <w:sz w:val="26"/>
          <w:szCs w:val="26"/>
        </w:rPr>
        <w:t>(</w:t>
      </w:r>
      <w:r w:rsidRPr="006A51D2">
        <w:rPr>
          <w:rFonts w:ascii="Times New Roman" w:hAnsi="Times New Roman"/>
          <w:color w:val="000000" w:themeColor="text1"/>
          <w:sz w:val="26"/>
          <w:szCs w:val="26"/>
        </w:rPr>
        <w:t>or spread</w:t>
      </w:r>
      <w:r w:rsidR="005E5C2E">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between points accrued by teams in a season. Conversely, a lower coefficient indicates a high degree of compression of teams around the average number of points scored in a season. </w:t>
      </w:r>
    </w:p>
    <w:p w14:paraId="051DA3BC" w14:textId="77777777" w:rsidR="004801F4" w:rsidRPr="006A51D2" w:rsidRDefault="004801F4"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From the 1982-1983 season onwards, a team in the top tier of English football has been awarded three points for a win and one point for a draw, and the mean number of points accrued has varied between seasons. Prior to this the metric was two points for a win, one point for a draw and zero points for a defeat and the average number of points was always the same. The value of the coefficient of variation is independent of the unit of measurement (the number of points accrued by a team in the top tier of English football), and is therefore dimensionless. This means that the various graphs shown in this analysis can be directly compared for trends in competitive balance over time</w:t>
      </w:r>
      <w:r w:rsidR="005275D6" w:rsidRPr="006A51D2">
        <w:rPr>
          <w:rFonts w:ascii="Times New Roman" w:hAnsi="Times New Roman"/>
          <w:color w:val="000000" w:themeColor="text1"/>
          <w:sz w:val="26"/>
          <w:szCs w:val="26"/>
        </w:rPr>
        <w:t>.</w:t>
      </w:r>
    </w:p>
    <w:p w14:paraId="5D1F0743" w14:textId="77777777" w:rsidR="00C5429B" w:rsidRPr="006A51D2" w:rsidRDefault="00E17949"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It is clear from </w:t>
      </w:r>
      <w:r w:rsidR="00A1189E" w:rsidRPr="006A51D2">
        <w:rPr>
          <w:rFonts w:ascii="Times New Roman" w:hAnsi="Times New Roman"/>
          <w:color w:val="000000" w:themeColor="text1"/>
          <w:sz w:val="26"/>
          <w:szCs w:val="26"/>
        </w:rPr>
        <w:t>Figure 2</w:t>
      </w:r>
      <w:r w:rsidR="005275D6" w:rsidRPr="006A51D2">
        <w:rPr>
          <w:rFonts w:ascii="Times New Roman" w:hAnsi="Times New Roman"/>
          <w:color w:val="000000" w:themeColor="text1"/>
          <w:sz w:val="26"/>
          <w:szCs w:val="26"/>
        </w:rPr>
        <w:t xml:space="preserve"> that the coefficients of variation have increased in </w:t>
      </w:r>
      <w:r w:rsidR="00EA4860" w:rsidRPr="006A51D2">
        <w:rPr>
          <w:rFonts w:ascii="Times New Roman" w:hAnsi="Times New Roman"/>
          <w:color w:val="000000" w:themeColor="text1"/>
          <w:sz w:val="26"/>
          <w:szCs w:val="26"/>
        </w:rPr>
        <w:t>size between 1967 and 2017. Coef</w:t>
      </w:r>
      <w:r w:rsidR="005275D6" w:rsidRPr="006A51D2">
        <w:rPr>
          <w:rFonts w:ascii="Times New Roman" w:hAnsi="Times New Roman"/>
          <w:color w:val="000000" w:themeColor="text1"/>
          <w:sz w:val="26"/>
          <w:szCs w:val="26"/>
        </w:rPr>
        <w:t xml:space="preserve">ficients were relatively low in </w:t>
      </w:r>
      <w:r w:rsidR="00EA4860" w:rsidRPr="006A51D2">
        <w:rPr>
          <w:rFonts w:ascii="Times New Roman" w:hAnsi="Times New Roman"/>
          <w:color w:val="000000" w:themeColor="text1"/>
          <w:sz w:val="26"/>
          <w:szCs w:val="26"/>
        </w:rPr>
        <w:t>the</w:t>
      </w:r>
      <w:r w:rsidR="00E322F5" w:rsidRPr="006A51D2">
        <w:rPr>
          <w:rFonts w:ascii="Times New Roman" w:hAnsi="Times New Roman"/>
          <w:color w:val="000000" w:themeColor="text1"/>
          <w:sz w:val="26"/>
          <w:szCs w:val="26"/>
        </w:rPr>
        <w:t xml:space="preserve"> 1970s but have risen </w:t>
      </w:r>
      <w:r w:rsidR="00EA4860" w:rsidRPr="006A51D2">
        <w:rPr>
          <w:rFonts w:ascii="Times New Roman" w:hAnsi="Times New Roman"/>
          <w:color w:val="000000" w:themeColor="text1"/>
          <w:sz w:val="26"/>
          <w:szCs w:val="26"/>
        </w:rPr>
        <w:t>during the period after 2000</w:t>
      </w:r>
      <w:r w:rsidR="00837CD5" w:rsidRPr="006A51D2">
        <w:rPr>
          <w:rStyle w:val="FootnoteReference"/>
          <w:rFonts w:ascii="Times New Roman" w:hAnsi="Times New Roman"/>
          <w:color w:val="000000" w:themeColor="text1"/>
          <w:sz w:val="26"/>
          <w:szCs w:val="26"/>
        </w:rPr>
        <w:footnoteReference w:id="11"/>
      </w:r>
      <w:r w:rsidR="00EA4860" w:rsidRPr="006A51D2">
        <w:rPr>
          <w:rFonts w:ascii="Times New Roman" w:hAnsi="Times New Roman"/>
          <w:color w:val="000000" w:themeColor="text1"/>
          <w:sz w:val="26"/>
          <w:szCs w:val="26"/>
        </w:rPr>
        <w:t>. This indicates that overall the top tier of English football has become less competitively balanced.</w:t>
      </w:r>
      <w:r w:rsidRPr="006A51D2">
        <w:rPr>
          <w:rFonts w:ascii="Times New Roman" w:hAnsi="Times New Roman"/>
          <w:color w:val="000000" w:themeColor="text1"/>
          <w:sz w:val="26"/>
          <w:szCs w:val="26"/>
        </w:rPr>
        <w:t xml:space="preserve"> It is also evident from </w:t>
      </w:r>
      <w:r w:rsidR="00A1189E" w:rsidRPr="006A51D2">
        <w:rPr>
          <w:rFonts w:ascii="Times New Roman" w:hAnsi="Times New Roman"/>
          <w:color w:val="000000" w:themeColor="text1"/>
          <w:sz w:val="26"/>
          <w:szCs w:val="26"/>
        </w:rPr>
        <w:t>Figure 3</w:t>
      </w:r>
      <w:r w:rsidR="00EA4860" w:rsidRPr="006A51D2">
        <w:rPr>
          <w:rFonts w:ascii="Times New Roman" w:hAnsi="Times New Roman"/>
          <w:color w:val="000000" w:themeColor="text1"/>
          <w:sz w:val="26"/>
          <w:szCs w:val="26"/>
        </w:rPr>
        <w:t xml:space="preserve"> that coefficien</w:t>
      </w:r>
      <w:r w:rsidR="00E322F5" w:rsidRPr="006A51D2">
        <w:rPr>
          <w:rFonts w:ascii="Times New Roman" w:hAnsi="Times New Roman"/>
          <w:color w:val="000000" w:themeColor="text1"/>
          <w:sz w:val="26"/>
          <w:szCs w:val="26"/>
        </w:rPr>
        <w:t>ts of variation were marked</w:t>
      </w:r>
      <w:r w:rsidR="00EA4860" w:rsidRPr="006A51D2">
        <w:rPr>
          <w:rFonts w:ascii="Times New Roman" w:hAnsi="Times New Roman"/>
          <w:color w:val="000000" w:themeColor="text1"/>
          <w:sz w:val="26"/>
          <w:szCs w:val="26"/>
        </w:rPr>
        <w:t>ly lower prior to World War I. Indeed, the overall trend was for these coefficients to fall consistently between 1890 and 1915. Competitive balance therefore increased during this era.</w:t>
      </w:r>
      <w:r w:rsidR="00621E20" w:rsidRPr="006A51D2">
        <w:rPr>
          <w:rFonts w:ascii="Times New Roman" w:hAnsi="Times New Roman"/>
          <w:color w:val="000000" w:themeColor="text1"/>
          <w:sz w:val="26"/>
          <w:szCs w:val="26"/>
        </w:rPr>
        <w:t xml:space="preserve"> </w:t>
      </w:r>
    </w:p>
    <w:p w14:paraId="0A667660" w14:textId="77777777" w:rsidR="00AA0B8A" w:rsidRPr="006A51D2" w:rsidRDefault="00AA0B8A" w:rsidP="00AA0B8A">
      <w:pPr>
        <w:spacing w:after="0" w:line="240" w:lineRule="auto"/>
        <w:ind w:firstLine="454"/>
        <w:jc w:val="both"/>
        <w:rPr>
          <w:rFonts w:ascii="Times New Roman" w:hAnsi="Times New Roman"/>
          <w:color w:val="000000" w:themeColor="text1"/>
          <w:sz w:val="26"/>
          <w:szCs w:val="26"/>
        </w:rPr>
      </w:pPr>
    </w:p>
    <w:p w14:paraId="17D7FCF8" w14:textId="766852E6" w:rsidR="00F867B8" w:rsidRPr="006A51D2" w:rsidRDefault="00902236" w:rsidP="00DD63BF">
      <w:pPr>
        <w:spacing w:after="0" w:line="240" w:lineRule="auto"/>
        <w:jc w:val="both"/>
        <w:rPr>
          <w:rFonts w:ascii="Times New Roman" w:hAnsi="Times New Roman"/>
          <w:color w:val="000000" w:themeColor="text1"/>
          <w:sz w:val="26"/>
          <w:szCs w:val="26"/>
        </w:rPr>
      </w:pPr>
      <w:r w:rsidRPr="006A51D2">
        <w:rPr>
          <w:rFonts w:ascii="Times New Roman" w:hAnsi="Times New Roman"/>
          <w:noProof/>
          <w:color w:val="000000" w:themeColor="text1"/>
          <w:sz w:val="26"/>
          <w:szCs w:val="26"/>
          <w:lang w:eastAsia="en-GB"/>
        </w:rPr>
        <w:lastRenderedPageBreak/>
        <w:drawing>
          <wp:inline distT="0" distB="0" distL="0" distR="0" wp14:anchorId="757473FE" wp14:editId="333E9122">
            <wp:extent cx="5686425" cy="3190875"/>
            <wp:effectExtent l="0" t="0" r="0" b="0"/>
            <wp:docPr id="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410837E" w14:textId="77777777" w:rsidR="00F867B8" w:rsidRPr="006A51D2" w:rsidRDefault="00F867B8" w:rsidP="00DD63BF">
      <w:pPr>
        <w:spacing w:after="0" w:line="240" w:lineRule="auto"/>
        <w:jc w:val="both"/>
        <w:rPr>
          <w:rFonts w:ascii="Times New Roman" w:hAnsi="Times New Roman"/>
          <w:color w:val="000000" w:themeColor="text1"/>
          <w:sz w:val="26"/>
          <w:szCs w:val="26"/>
        </w:rPr>
      </w:pPr>
    </w:p>
    <w:p w14:paraId="18916AF8" w14:textId="743B808D" w:rsidR="002F6A35" w:rsidRPr="006A51D2" w:rsidRDefault="00902236" w:rsidP="00AA0B8A">
      <w:pPr>
        <w:spacing w:after="0" w:line="240" w:lineRule="auto"/>
        <w:jc w:val="both"/>
        <w:rPr>
          <w:rFonts w:ascii="Times New Roman" w:hAnsi="Times New Roman"/>
          <w:color w:val="000000" w:themeColor="text1"/>
          <w:sz w:val="26"/>
          <w:szCs w:val="26"/>
        </w:rPr>
      </w:pPr>
      <w:r w:rsidRPr="006A51D2">
        <w:rPr>
          <w:rFonts w:ascii="Times New Roman" w:hAnsi="Times New Roman"/>
          <w:noProof/>
          <w:color w:val="000000" w:themeColor="text1"/>
          <w:sz w:val="26"/>
          <w:szCs w:val="26"/>
          <w:lang w:eastAsia="en-GB"/>
        </w:rPr>
        <w:drawing>
          <wp:inline distT="0" distB="0" distL="0" distR="0" wp14:anchorId="0F92C9B1" wp14:editId="141742C1">
            <wp:extent cx="5686425" cy="3495675"/>
            <wp:effectExtent l="0" t="0" r="0" b="0"/>
            <wp:docPr id="3"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DC158AE" w14:textId="77777777" w:rsidR="008108F1" w:rsidRPr="00BC4ADC" w:rsidRDefault="006C39D7" w:rsidP="00DD63BF">
      <w:pPr>
        <w:pStyle w:val="Heading2"/>
        <w:tabs>
          <w:tab w:val="left" w:pos="567"/>
        </w:tabs>
        <w:spacing w:line="240" w:lineRule="auto"/>
        <w:rPr>
          <w:rFonts w:ascii="Times New Roman" w:eastAsia="Times New Roman" w:hAnsi="Times New Roman" w:cs="Arial"/>
          <w:i w:val="0"/>
          <w:color w:val="000000" w:themeColor="text1"/>
          <w:lang w:eastAsia="de-DE"/>
        </w:rPr>
      </w:pPr>
      <w:r w:rsidRPr="00BC4ADC">
        <w:rPr>
          <w:rFonts w:ascii="Times New Roman" w:eastAsia="Times New Roman" w:hAnsi="Times New Roman" w:cs="Arial"/>
          <w:i w:val="0"/>
          <w:color w:val="000000" w:themeColor="text1"/>
          <w:lang w:eastAsia="de-DE"/>
        </w:rPr>
        <w:t>Conclusions</w:t>
      </w:r>
    </w:p>
    <w:p w14:paraId="1D73C19C" w14:textId="77777777" w:rsidR="001E7498" w:rsidRPr="006A51D2" w:rsidRDefault="00550380"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The various measures that have been deployed in th</w:t>
      </w:r>
      <w:r w:rsidR="00410139" w:rsidRPr="006A51D2">
        <w:rPr>
          <w:rFonts w:ascii="Times New Roman" w:hAnsi="Times New Roman"/>
          <w:color w:val="000000" w:themeColor="text1"/>
          <w:sz w:val="26"/>
          <w:szCs w:val="26"/>
        </w:rPr>
        <w:t>is analysis of the contours of top-tier league p</w:t>
      </w:r>
      <w:r w:rsidRPr="006A51D2">
        <w:rPr>
          <w:rFonts w:ascii="Times New Roman" w:hAnsi="Times New Roman"/>
          <w:color w:val="000000" w:themeColor="text1"/>
          <w:sz w:val="26"/>
          <w:szCs w:val="26"/>
        </w:rPr>
        <w:t>osition in English</w:t>
      </w:r>
      <w:r w:rsidR="00410139" w:rsidRPr="006A51D2">
        <w:rPr>
          <w:rFonts w:ascii="Times New Roman" w:hAnsi="Times New Roman"/>
          <w:color w:val="000000" w:themeColor="text1"/>
          <w:sz w:val="26"/>
          <w:szCs w:val="26"/>
        </w:rPr>
        <w:t xml:space="preserve"> football </w:t>
      </w:r>
      <w:r w:rsidRPr="006A51D2">
        <w:rPr>
          <w:rFonts w:ascii="Times New Roman" w:hAnsi="Times New Roman"/>
          <w:color w:val="000000" w:themeColor="text1"/>
          <w:sz w:val="26"/>
          <w:szCs w:val="26"/>
        </w:rPr>
        <w:t>provide considerable support for the notion, popular amongst both pundits and social scientists, that competitive imbalance has been increasing in the English Premier League over recent years. However, the analyses have also shown that this dominance of top-tier English football is not a new situation. There has always been considerable dominance of English football by a re</w:t>
      </w:r>
      <w:r w:rsidR="003042A7" w:rsidRPr="006A51D2">
        <w:rPr>
          <w:rFonts w:ascii="Times New Roman" w:hAnsi="Times New Roman"/>
          <w:color w:val="000000" w:themeColor="text1"/>
          <w:sz w:val="26"/>
          <w:szCs w:val="26"/>
        </w:rPr>
        <w:t>latively small number of clubs.</w:t>
      </w:r>
      <w:r w:rsidRPr="006A51D2">
        <w:rPr>
          <w:rFonts w:ascii="Times New Roman" w:hAnsi="Times New Roman"/>
          <w:color w:val="000000" w:themeColor="text1"/>
          <w:sz w:val="26"/>
          <w:szCs w:val="26"/>
        </w:rPr>
        <w:t xml:space="preserve"> However, there has been a long-term </w:t>
      </w:r>
      <w:r w:rsidR="003A17BA" w:rsidRPr="006A51D2">
        <w:rPr>
          <w:rFonts w:ascii="Times New Roman" w:hAnsi="Times New Roman"/>
          <w:color w:val="000000" w:themeColor="text1"/>
          <w:sz w:val="26"/>
          <w:szCs w:val="26"/>
        </w:rPr>
        <w:t xml:space="preserve">historical </w:t>
      </w:r>
      <w:r w:rsidRPr="006A51D2">
        <w:rPr>
          <w:rFonts w:ascii="Times New Roman" w:hAnsi="Times New Roman"/>
          <w:color w:val="000000" w:themeColor="text1"/>
          <w:sz w:val="26"/>
          <w:szCs w:val="26"/>
        </w:rPr>
        <w:t xml:space="preserve">shift in the particular </w:t>
      </w:r>
      <w:r w:rsidRPr="006A51D2">
        <w:rPr>
          <w:rFonts w:ascii="Times New Roman" w:hAnsi="Times New Roman"/>
          <w:color w:val="000000" w:themeColor="text1"/>
          <w:sz w:val="26"/>
          <w:szCs w:val="26"/>
        </w:rPr>
        <w:lastRenderedPageBreak/>
        <w:t>clubs that have been dominant in England over time. In the era before the First World War</w:t>
      </w:r>
      <w:r w:rsidR="00410139" w:rsidRPr="006A51D2">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Aston Villa, Everton, Newcastle United and S</w:t>
      </w:r>
      <w:r w:rsidR="00410139" w:rsidRPr="006A51D2">
        <w:rPr>
          <w:rFonts w:ascii="Times New Roman" w:hAnsi="Times New Roman"/>
          <w:color w:val="000000" w:themeColor="text1"/>
          <w:sz w:val="26"/>
          <w:szCs w:val="26"/>
        </w:rPr>
        <w:t>underland w</w:t>
      </w:r>
      <w:r w:rsidR="003042A7" w:rsidRPr="006A51D2">
        <w:rPr>
          <w:rFonts w:ascii="Times New Roman" w:hAnsi="Times New Roman"/>
          <w:color w:val="000000" w:themeColor="text1"/>
          <w:sz w:val="26"/>
          <w:szCs w:val="26"/>
        </w:rPr>
        <w:t>ere the dominant clubs.</w:t>
      </w:r>
      <w:r w:rsidRPr="006A51D2">
        <w:rPr>
          <w:rFonts w:ascii="Times New Roman" w:hAnsi="Times New Roman"/>
          <w:color w:val="000000" w:themeColor="text1"/>
          <w:sz w:val="26"/>
          <w:szCs w:val="26"/>
        </w:rPr>
        <w:t xml:space="preserve"> By the 1970s and 1980s</w:t>
      </w:r>
      <w:r w:rsidR="00410139" w:rsidRPr="006A51D2">
        <w:rPr>
          <w:rFonts w:ascii="Times New Roman" w:hAnsi="Times New Roman"/>
          <w:color w:val="000000" w:themeColor="text1"/>
          <w:sz w:val="26"/>
          <w:szCs w:val="26"/>
        </w:rPr>
        <w:t>, Liverpool and</w:t>
      </w:r>
      <w:r w:rsidRPr="006A51D2">
        <w:rPr>
          <w:rFonts w:ascii="Times New Roman" w:hAnsi="Times New Roman"/>
          <w:color w:val="000000" w:themeColor="text1"/>
          <w:sz w:val="26"/>
          <w:szCs w:val="26"/>
        </w:rPr>
        <w:t xml:space="preserve"> Manchester United dominated. In the last decade or so</w:t>
      </w:r>
      <w:r w:rsidR="00410139" w:rsidRPr="006A51D2">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Arsenal, Manchester United, Chelsea and Liverpool have repeatedly occupied the top four positions in the Premier League</w:t>
      </w:r>
      <w:r w:rsidR="001E7498" w:rsidRPr="006A51D2">
        <w:rPr>
          <w:rFonts w:ascii="Times New Roman" w:hAnsi="Times New Roman"/>
          <w:color w:val="000000" w:themeColor="text1"/>
          <w:sz w:val="26"/>
          <w:szCs w:val="26"/>
        </w:rPr>
        <w:t xml:space="preserve">. </w:t>
      </w:r>
    </w:p>
    <w:p w14:paraId="7CD75290" w14:textId="1A0B870D" w:rsidR="00550380" w:rsidRPr="006A51D2" w:rsidRDefault="00550380"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Why might this be so? There is a clear need to reconfigure explanations couched in terms </w:t>
      </w:r>
      <w:r w:rsidR="00F267F8" w:rsidRPr="006A51D2">
        <w:rPr>
          <w:rFonts w:ascii="Times New Roman" w:hAnsi="Times New Roman"/>
          <w:color w:val="000000" w:themeColor="text1"/>
          <w:sz w:val="26"/>
          <w:szCs w:val="26"/>
        </w:rPr>
        <w:t>of the putative effects of the P</w:t>
      </w:r>
      <w:r w:rsidRPr="006A51D2">
        <w:rPr>
          <w:rFonts w:ascii="Times New Roman" w:hAnsi="Times New Roman"/>
          <w:color w:val="000000" w:themeColor="text1"/>
          <w:sz w:val="26"/>
          <w:szCs w:val="26"/>
        </w:rPr>
        <w:t xml:space="preserve">remier League, </w:t>
      </w:r>
      <w:r w:rsidRPr="006A51D2">
        <w:rPr>
          <w:rFonts w:ascii="Times New Roman" w:hAnsi="Times New Roman"/>
          <w:i/>
          <w:color w:val="000000" w:themeColor="text1"/>
          <w:sz w:val="26"/>
          <w:szCs w:val="26"/>
        </w:rPr>
        <w:t>Sky</w:t>
      </w:r>
      <w:r w:rsidRPr="006A51D2">
        <w:rPr>
          <w:rFonts w:ascii="Times New Roman" w:hAnsi="Times New Roman"/>
          <w:color w:val="000000" w:themeColor="text1"/>
          <w:sz w:val="26"/>
          <w:szCs w:val="26"/>
        </w:rPr>
        <w:t xml:space="preserve"> Television or the UEFA Champions League. These can only be contingent factors and there is a pressing need to develop an overall explanation in terms of </w:t>
      </w:r>
      <w:r w:rsidR="005346CE" w:rsidRPr="006A51D2">
        <w:rPr>
          <w:rFonts w:ascii="Times New Roman" w:hAnsi="Times New Roman"/>
          <w:color w:val="000000" w:themeColor="text1"/>
          <w:sz w:val="26"/>
          <w:szCs w:val="26"/>
        </w:rPr>
        <w:t xml:space="preserve">those </w:t>
      </w:r>
      <w:r w:rsidRPr="006A51D2">
        <w:rPr>
          <w:rFonts w:ascii="Times New Roman" w:hAnsi="Times New Roman"/>
          <w:color w:val="000000" w:themeColor="text1"/>
          <w:sz w:val="26"/>
          <w:szCs w:val="26"/>
        </w:rPr>
        <w:t xml:space="preserve">factors that </w:t>
      </w:r>
      <w:r w:rsidR="005346CE" w:rsidRPr="006A51D2">
        <w:rPr>
          <w:rFonts w:ascii="Times New Roman" w:hAnsi="Times New Roman"/>
          <w:color w:val="000000" w:themeColor="text1"/>
          <w:sz w:val="26"/>
          <w:szCs w:val="26"/>
        </w:rPr>
        <w:t xml:space="preserve">have </w:t>
      </w:r>
      <w:r w:rsidRPr="006A51D2">
        <w:rPr>
          <w:rFonts w:ascii="Times New Roman" w:hAnsi="Times New Roman"/>
          <w:color w:val="000000" w:themeColor="text1"/>
          <w:sz w:val="26"/>
          <w:szCs w:val="26"/>
        </w:rPr>
        <w:t>exacerbate</w:t>
      </w:r>
      <w:r w:rsidR="005346CE" w:rsidRPr="006A51D2">
        <w:rPr>
          <w:rFonts w:ascii="Times New Roman" w:hAnsi="Times New Roman"/>
          <w:color w:val="000000" w:themeColor="text1"/>
          <w:sz w:val="26"/>
          <w:szCs w:val="26"/>
        </w:rPr>
        <w:t>d</w:t>
      </w:r>
      <w:r w:rsidRPr="006A51D2">
        <w:rPr>
          <w:rFonts w:ascii="Times New Roman" w:hAnsi="Times New Roman"/>
          <w:color w:val="000000" w:themeColor="text1"/>
          <w:sz w:val="26"/>
          <w:szCs w:val="26"/>
        </w:rPr>
        <w:t xml:space="preserve"> the inbuilt tendency for dominance by a relatively small number of clubs.</w:t>
      </w:r>
      <w:r w:rsidR="002534EE" w:rsidRPr="006A51D2">
        <w:rPr>
          <w:rFonts w:ascii="Times New Roman" w:hAnsi="Times New Roman"/>
          <w:color w:val="000000" w:themeColor="text1"/>
          <w:sz w:val="26"/>
          <w:szCs w:val="26"/>
        </w:rPr>
        <w:t xml:space="preserve"> These include</w:t>
      </w:r>
      <w:r w:rsidRPr="006A51D2">
        <w:rPr>
          <w:rFonts w:ascii="Times New Roman" w:hAnsi="Times New Roman"/>
          <w:color w:val="000000" w:themeColor="text1"/>
          <w:sz w:val="26"/>
          <w:szCs w:val="26"/>
        </w:rPr>
        <w:t xml:space="preserve"> general </w:t>
      </w:r>
      <w:r w:rsidR="001639D2" w:rsidRPr="006A51D2">
        <w:rPr>
          <w:rFonts w:ascii="Times New Roman" w:hAnsi="Times New Roman"/>
          <w:color w:val="000000" w:themeColor="text1"/>
          <w:sz w:val="26"/>
          <w:szCs w:val="26"/>
        </w:rPr>
        <w:t xml:space="preserve">sociological </w:t>
      </w:r>
      <w:r w:rsidRPr="006A51D2">
        <w:rPr>
          <w:rFonts w:ascii="Times New Roman" w:hAnsi="Times New Roman"/>
          <w:color w:val="000000" w:themeColor="text1"/>
          <w:sz w:val="26"/>
          <w:szCs w:val="26"/>
        </w:rPr>
        <w:t xml:space="preserve">tendencies </w:t>
      </w:r>
      <w:r w:rsidR="001639D2" w:rsidRPr="006A51D2">
        <w:rPr>
          <w:rFonts w:ascii="Times New Roman" w:hAnsi="Times New Roman"/>
          <w:color w:val="000000" w:themeColor="text1"/>
          <w:sz w:val="26"/>
          <w:szCs w:val="26"/>
        </w:rPr>
        <w:t xml:space="preserve">for </w:t>
      </w:r>
      <w:r w:rsidRPr="006A51D2">
        <w:rPr>
          <w:rFonts w:ascii="Times New Roman" w:hAnsi="Times New Roman"/>
          <w:color w:val="000000" w:themeColor="text1"/>
          <w:sz w:val="26"/>
          <w:szCs w:val="26"/>
        </w:rPr>
        <w:t xml:space="preserve">dominance by the few as </w:t>
      </w:r>
      <w:r w:rsidR="001639D2" w:rsidRPr="006A51D2">
        <w:rPr>
          <w:rFonts w:ascii="Times New Roman" w:hAnsi="Times New Roman"/>
          <w:color w:val="000000" w:themeColor="text1"/>
          <w:sz w:val="26"/>
          <w:szCs w:val="26"/>
        </w:rPr>
        <w:t>posited by elite theorists</w:t>
      </w:r>
      <w:r w:rsidRPr="006A51D2">
        <w:rPr>
          <w:rFonts w:ascii="Times New Roman" w:hAnsi="Times New Roman"/>
          <w:color w:val="000000" w:themeColor="text1"/>
          <w:sz w:val="26"/>
          <w:szCs w:val="26"/>
        </w:rPr>
        <w:t xml:space="preserve"> </w:t>
      </w:r>
      <w:r w:rsidR="001639D2" w:rsidRPr="006A51D2">
        <w:rPr>
          <w:rFonts w:ascii="Times New Roman" w:hAnsi="Times New Roman"/>
          <w:color w:val="000000" w:themeColor="text1"/>
          <w:sz w:val="26"/>
          <w:szCs w:val="26"/>
        </w:rPr>
        <w:t xml:space="preserve">such as </w:t>
      </w:r>
      <w:r w:rsidRPr="006A51D2">
        <w:rPr>
          <w:rFonts w:ascii="Times New Roman" w:hAnsi="Times New Roman"/>
          <w:color w:val="000000" w:themeColor="text1"/>
          <w:sz w:val="26"/>
          <w:szCs w:val="26"/>
        </w:rPr>
        <w:t xml:space="preserve">Michels </w:t>
      </w:r>
      <w:r w:rsidR="00BC4ADC">
        <w:rPr>
          <w:rFonts w:ascii="Times New Roman" w:hAnsi="Times New Roman"/>
          <w:color w:val="000000" w:themeColor="text1"/>
          <w:sz w:val="26"/>
          <w:szCs w:val="26"/>
        </w:rPr>
        <w:t>(</w:t>
      </w:r>
      <w:r w:rsidRPr="006A51D2">
        <w:rPr>
          <w:rFonts w:ascii="Times New Roman" w:hAnsi="Times New Roman"/>
          <w:color w:val="000000" w:themeColor="text1"/>
          <w:sz w:val="26"/>
          <w:szCs w:val="26"/>
        </w:rPr>
        <w:t>1968</w:t>
      </w:r>
      <w:r w:rsidR="00BC4ADC">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Pareto </w:t>
      </w:r>
      <w:r w:rsidR="00BC4ADC">
        <w:rPr>
          <w:rFonts w:ascii="Times New Roman" w:hAnsi="Times New Roman"/>
          <w:color w:val="000000" w:themeColor="text1"/>
          <w:sz w:val="26"/>
          <w:szCs w:val="26"/>
        </w:rPr>
        <w:t>(</w:t>
      </w:r>
      <w:r w:rsidRPr="006A51D2">
        <w:rPr>
          <w:rFonts w:ascii="Times New Roman" w:hAnsi="Times New Roman"/>
          <w:color w:val="000000" w:themeColor="text1"/>
          <w:sz w:val="26"/>
          <w:szCs w:val="26"/>
        </w:rPr>
        <w:t>1991</w:t>
      </w:r>
      <w:r w:rsidR="00BC4ADC">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and Mosca </w:t>
      </w:r>
      <w:r w:rsidR="00BC4ADC">
        <w:rPr>
          <w:rFonts w:ascii="Times New Roman" w:hAnsi="Times New Roman"/>
          <w:color w:val="000000" w:themeColor="text1"/>
          <w:sz w:val="26"/>
          <w:szCs w:val="26"/>
        </w:rPr>
        <w:t>(</w:t>
      </w:r>
      <w:r w:rsidRPr="006A51D2">
        <w:rPr>
          <w:rFonts w:ascii="Times New Roman" w:hAnsi="Times New Roman"/>
          <w:color w:val="000000" w:themeColor="text1"/>
          <w:sz w:val="26"/>
          <w:szCs w:val="26"/>
        </w:rPr>
        <w:t>2012</w:t>
      </w:r>
      <w:r w:rsidR="00BC4ADC">
        <w:rPr>
          <w:rFonts w:ascii="Times New Roman" w:hAnsi="Times New Roman"/>
          <w:color w:val="000000" w:themeColor="text1"/>
          <w:sz w:val="26"/>
          <w:szCs w:val="26"/>
        </w:rPr>
        <w:t>)</w:t>
      </w:r>
      <w:r w:rsidR="001639D2" w:rsidRPr="006A51D2">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w:t>
      </w:r>
      <w:r w:rsidR="001639D2" w:rsidRPr="006A51D2">
        <w:rPr>
          <w:rFonts w:ascii="Times New Roman" w:hAnsi="Times New Roman"/>
          <w:color w:val="000000" w:themeColor="text1"/>
          <w:sz w:val="26"/>
          <w:szCs w:val="26"/>
        </w:rPr>
        <w:t xml:space="preserve">There is also a pervasive </w:t>
      </w:r>
      <w:r w:rsidRPr="006A51D2">
        <w:rPr>
          <w:rFonts w:ascii="Times New Roman" w:hAnsi="Times New Roman"/>
          <w:color w:val="000000" w:themeColor="text1"/>
          <w:sz w:val="26"/>
          <w:szCs w:val="26"/>
        </w:rPr>
        <w:t>tendency to oligopolistic outcomes in competitive capitalist market</w:t>
      </w:r>
      <w:r w:rsidR="001639D2" w:rsidRPr="006A51D2">
        <w:rPr>
          <w:rFonts w:ascii="Times New Roman" w:hAnsi="Times New Roman"/>
          <w:color w:val="000000" w:themeColor="text1"/>
          <w:sz w:val="26"/>
          <w:szCs w:val="26"/>
        </w:rPr>
        <w:t xml:space="preserve">s as outlined by economists like </w:t>
      </w:r>
      <w:r w:rsidR="00DA36EE" w:rsidRPr="006A51D2">
        <w:rPr>
          <w:rFonts w:ascii="Times New Roman" w:hAnsi="Times New Roman"/>
          <w:color w:val="000000" w:themeColor="text1"/>
          <w:sz w:val="26"/>
          <w:szCs w:val="26"/>
        </w:rPr>
        <w:t xml:space="preserve">Hilferding </w:t>
      </w:r>
      <w:r w:rsidR="00BC4ADC">
        <w:rPr>
          <w:rFonts w:ascii="Times New Roman" w:hAnsi="Times New Roman"/>
          <w:color w:val="000000" w:themeColor="text1"/>
          <w:sz w:val="26"/>
          <w:szCs w:val="26"/>
        </w:rPr>
        <w:t>(</w:t>
      </w:r>
      <w:r w:rsidR="00DA36EE" w:rsidRPr="006A51D2">
        <w:rPr>
          <w:rFonts w:ascii="Times New Roman" w:hAnsi="Times New Roman"/>
          <w:color w:val="000000" w:themeColor="text1"/>
          <w:sz w:val="26"/>
          <w:szCs w:val="26"/>
        </w:rPr>
        <w:t>2007</w:t>
      </w:r>
      <w:r w:rsidR="00BC4ADC">
        <w:rPr>
          <w:rFonts w:ascii="Times New Roman" w:hAnsi="Times New Roman"/>
          <w:color w:val="000000" w:themeColor="text1"/>
          <w:sz w:val="26"/>
          <w:szCs w:val="26"/>
        </w:rPr>
        <w:t>)</w:t>
      </w:r>
      <w:r w:rsidR="00DA36EE" w:rsidRPr="006A51D2">
        <w:rPr>
          <w:rFonts w:ascii="Times New Roman" w:hAnsi="Times New Roman"/>
          <w:color w:val="000000" w:themeColor="text1"/>
          <w:sz w:val="26"/>
          <w:szCs w:val="26"/>
        </w:rPr>
        <w:t>. However</w:t>
      </w:r>
      <w:r w:rsidRPr="006A51D2">
        <w:rPr>
          <w:rFonts w:ascii="Times New Roman" w:hAnsi="Times New Roman"/>
          <w:color w:val="000000" w:themeColor="text1"/>
          <w:sz w:val="26"/>
          <w:szCs w:val="26"/>
        </w:rPr>
        <w:t xml:space="preserve">, we can </w:t>
      </w:r>
      <w:r w:rsidR="00DA36EE" w:rsidRPr="006A51D2">
        <w:rPr>
          <w:rFonts w:ascii="Times New Roman" w:hAnsi="Times New Roman"/>
          <w:color w:val="000000" w:themeColor="text1"/>
          <w:sz w:val="26"/>
          <w:szCs w:val="26"/>
        </w:rPr>
        <w:t xml:space="preserve">also </w:t>
      </w:r>
      <w:r w:rsidRPr="006A51D2">
        <w:rPr>
          <w:rFonts w:ascii="Times New Roman" w:hAnsi="Times New Roman"/>
          <w:color w:val="000000" w:themeColor="text1"/>
          <w:sz w:val="26"/>
          <w:szCs w:val="26"/>
        </w:rPr>
        <w:t>point to the specific features of English football</w:t>
      </w:r>
      <w:r w:rsidR="00DA36EE" w:rsidRPr="006A51D2">
        <w:rPr>
          <w:rFonts w:ascii="Times New Roman" w:hAnsi="Times New Roman"/>
          <w:color w:val="000000" w:themeColor="text1"/>
          <w:sz w:val="26"/>
          <w:szCs w:val="26"/>
        </w:rPr>
        <w:t xml:space="preserve"> over the last century or so.</w:t>
      </w:r>
      <w:r w:rsidRPr="006A51D2">
        <w:rPr>
          <w:rFonts w:ascii="Times New Roman" w:hAnsi="Times New Roman"/>
          <w:color w:val="000000" w:themeColor="text1"/>
          <w:sz w:val="26"/>
          <w:szCs w:val="26"/>
        </w:rPr>
        <w:t xml:space="preserve"> </w:t>
      </w:r>
      <w:r w:rsidR="00DA36EE" w:rsidRPr="006A51D2">
        <w:rPr>
          <w:rFonts w:ascii="Times New Roman" w:hAnsi="Times New Roman"/>
          <w:color w:val="000000" w:themeColor="text1"/>
          <w:sz w:val="26"/>
          <w:szCs w:val="26"/>
        </w:rPr>
        <w:t>Certain clubs have managed to dominate at specific times as a result of particular managers having</w:t>
      </w:r>
      <w:r w:rsidRPr="006A51D2">
        <w:rPr>
          <w:rFonts w:ascii="Times New Roman" w:hAnsi="Times New Roman"/>
          <w:color w:val="000000" w:themeColor="text1"/>
          <w:sz w:val="26"/>
          <w:szCs w:val="26"/>
        </w:rPr>
        <w:t xml:space="preserve"> been able to create winning dynasties for </w:t>
      </w:r>
      <w:r w:rsidR="00DA36EE" w:rsidRPr="006A51D2">
        <w:rPr>
          <w:rFonts w:ascii="Times New Roman" w:hAnsi="Times New Roman"/>
          <w:color w:val="000000" w:themeColor="text1"/>
          <w:sz w:val="26"/>
          <w:szCs w:val="26"/>
        </w:rPr>
        <w:t xml:space="preserve">a succession of seasons </w:t>
      </w:r>
      <w:r w:rsidRPr="006A51D2">
        <w:rPr>
          <w:rFonts w:ascii="Times New Roman" w:hAnsi="Times New Roman"/>
          <w:color w:val="000000" w:themeColor="text1"/>
          <w:sz w:val="26"/>
          <w:szCs w:val="26"/>
        </w:rPr>
        <w:t>in the fashion of</w:t>
      </w:r>
      <w:r w:rsidR="001E7498" w:rsidRPr="006A51D2">
        <w:rPr>
          <w:rFonts w:ascii="Times New Roman" w:hAnsi="Times New Roman"/>
          <w:color w:val="000000" w:themeColor="text1"/>
          <w:sz w:val="26"/>
          <w:szCs w:val="26"/>
        </w:rPr>
        <w:t xml:space="preserve"> Aston Villa and Newcastle United prior to the First World War</w:t>
      </w:r>
      <w:r w:rsidRPr="006A51D2">
        <w:rPr>
          <w:rFonts w:ascii="Times New Roman" w:hAnsi="Times New Roman"/>
          <w:color w:val="000000" w:themeColor="text1"/>
          <w:sz w:val="26"/>
          <w:szCs w:val="26"/>
        </w:rPr>
        <w:t>, Manchester United in the 1950s and</w:t>
      </w:r>
      <w:r w:rsidR="00A70AF2" w:rsidRPr="006A51D2">
        <w:rPr>
          <w:rFonts w:ascii="Times New Roman" w:hAnsi="Times New Roman"/>
          <w:color w:val="000000" w:themeColor="text1"/>
          <w:sz w:val="26"/>
          <w:szCs w:val="26"/>
        </w:rPr>
        <w:t xml:space="preserve"> 1</w:t>
      </w:r>
      <w:r w:rsidR="00D77A96" w:rsidRPr="006A51D2">
        <w:rPr>
          <w:rFonts w:ascii="Times New Roman" w:hAnsi="Times New Roman"/>
          <w:color w:val="000000" w:themeColor="text1"/>
          <w:sz w:val="26"/>
          <w:szCs w:val="26"/>
        </w:rPr>
        <w:t>960s,</w:t>
      </w:r>
      <w:r w:rsidRPr="006A51D2">
        <w:rPr>
          <w:rFonts w:ascii="Times New Roman" w:hAnsi="Times New Roman"/>
          <w:color w:val="000000" w:themeColor="text1"/>
          <w:sz w:val="26"/>
          <w:szCs w:val="26"/>
        </w:rPr>
        <w:t xml:space="preserve"> Liverpool in the 19</w:t>
      </w:r>
      <w:r w:rsidR="00D77A96" w:rsidRPr="006A51D2">
        <w:rPr>
          <w:rFonts w:ascii="Times New Roman" w:hAnsi="Times New Roman"/>
          <w:color w:val="000000" w:themeColor="text1"/>
          <w:sz w:val="26"/>
          <w:szCs w:val="26"/>
        </w:rPr>
        <w:t>70s and 1980s and Manchester United since the early 1990s. A successful club</w:t>
      </w:r>
      <w:r w:rsidRPr="006A51D2">
        <w:rPr>
          <w:rFonts w:ascii="Times New Roman" w:hAnsi="Times New Roman"/>
          <w:color w:val="000000" w:themeColor="text1"/>
          <w:sz w:val="26"/>
          <w:szCs w:val="26"/>
        </w:rPr>
        <w:t xml:space="preserve"> is critical for the recruitment of the best players in the transfer market and also in a</w:t>
      </w:r>
      <w:r w:rsidR="00817D98" w:rsidRPr="006A51D2">
        <w:rPr>
          <w:rFonts w:ascii="Times New Roman" w:hAnsi="Times New Roman"/>
          <w:color w:val="000000" w:themeColor="text1"/>
          <w:sz w:val="26"/>
          <w:szCs w:val="26"/>
        </w:rPr>
        <w:t>ttracting the best young talent</w:t>
      </w:r>
      <w:r w:rsidRPr="006A51D2">
        <w:rPr>
          <w:rFonts w:ascii="Times New Roman" w:hAnsi="Times New Roman"/>
          <w:color w:val="000000" w:themeColor="text1"/>
          <w:sz w:val="26"/>
          <w:szCs w:val="26"/>
        </w:rPr>
        <w:t xml:space="preserve"> at youth level. </w:t>
      </w:r>
    </w:p>
    <w:p w14:paraId="6B8756CB" w14:textId="77777777" w:rsidR="00550380" w:rsidRPr="006A51D2" w:rsidRDefault="00550380"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In the early years of </w:t>
      </w:r>
      <w:r w:rsidR="00817D98" w:rsidRPr="006A51D2">
        <w:rPr>
          <w:rFonts w:ascii="Times New Roman" w:hAnsi="Times New Roman"/>
          <w:color w:val="000000" w:themeColor="text1"/>
          <w:sz w:val="26"/>
          <w:szCs w:val="26"/>
        </w:rPr>
        <w:t xml:space="preserve">English </w:t>
      </w:r>
      <w:r w:rsidRPr="006A51D2">
        <w:rPr>
          <w:rFonts w:ascii="Times New Roman" w:hAnsi="Times New Roman"/>
          <w:color w:val="000000" w:themeColor="text1"/>
          <w:sz w:val="26"/>
          <w:szCs w:val="26"/>
        </w:rPr>
        <w:t>league football</w:t>
      </w:r>
      <w:r w:rsidR="00817D98" w:rsidRPr="006A51D2">
        <w:rPr>
          <w:rFonts w:ascii="Times New Roman" w:hAnsi="Times New Roman"/>
          <w:color w:val="000000" w:themeColor="text1"/>
          <w:sz w:val="26"/>
          <w:szCs w:val="26"/>
        </w:rPr>
        <w:t xml:space="preserve">, </w:t>
      </w:r>
      <w:r w:rsidRPr="006A51D2">
        <w:rPr>
          <w:rFonts w:ascii="Times New Roman" w:hAnsi="Times New Roman"/>
          <w:color w:val="000000" w:themeColor="text1"/>
          <w:sz w:val="26"/>
          <w:szCs w:val="26"/>
        </w:rPr>
        <w:t xml:space="preserve">differences in resources between </w:t>
      </w:r>
      <w:r w:rsidR="00AE187E" w:rsidRPr="006A51D2">
        <w:rPr>
          <w:rFonts w:ascii="Times New Roman" w:hAnsi="Times New Roman"/>
          <w:color w:val="000000" w:themeColor="text1"/>
          <w:sz w:val="26"/>
          <w:szCs w:val="26"/>
        </w:rPr>
        <w:t xml:space="preserve">clubs soon became </w:t>
      </w:r>
      <w:r w:rsidR="00D77A96" w:rsidRPr="006A51D2">
        <w:rPr>
          <w:rFonts w:ascii="Times New Roman" w:hAnsi="Times New Roman"/>
          <w:color w:val="000000" w:themeColor="text1"/>
          <w:sz w:val="26"/>
          <w:szCs w:val="26"/>
        </w:rPr>
        <w:t>apparent. Club</w:t>
      </w:r>
      <w:r w:rsidRPr="006A51D2">
        <w:rPr>
          <w:rFonts w:ascii="Times New Roman" w:hAnsi="Times New Roman"/>
          <w:color w:val="000000" w:themeColor="text1"/>
          <w:sz w:val="26"/>
          <w:szCs w:val="26"/>
        </w:rPr>
        <w:t>s from the larger conurbations generated consistently larger revenues than their counterparts in the smaller industrial towns. This was primarily the result of the larger crowds that they could attract to their home games. This enabled them to entice the best players to their clubs away from their smaller rivals. The introduction of the maximum wage in 1901 and the transfer system</w:t>
      </w:r>
      <w:r w:rsidR="009879F3" w:rsidRPr="006A51D2">
        <w:rPr>
          <w:rFonts w:ascii="Times New Roman" w:hAnsi="Times New Roman"/>
          <w:color w:val="000000" w:themeColor="text1"/>
          <w:sz w:val="26"/>
          <w:szCs w:val="26"/>
        </w:rPr>
        <w:t xml:space="preserve"> eight</w:t>
      </w:r>
      <w:r w:rsidRPr="006A51D2">
        <w:rPr>
          <w:rFonts w:ascii="Times New Roman" w:hAnsi="Times New Roman"/>
          <w:color w:val="000000" w:themeColor="text1"/>
          <w:sz w:val="26"/>
          <w:szCs w:val="26"/>
        </w:rPr>
        <w:t xml:space="preserve"> years earlier helped to stem these increasing inequalities betw</w:t>
      </w:r>
      <w:r w:rsidR="00D77A96" w:rsidRPr="006A51D2">
        <w:rPr>
          <w:rFonts w:ascii="Times New Roman" w:hAnsi="Times New Roman"/>
          <w:color w:val="000000" w:themeColor="text1"/>
          <w:sz w:val="26"/>
          <w:szCs w:val="26"/>
        </w:rPr>
        <w:t>een club</w:t>
      </w:r>
      <w:r w:rsidRPr="006A51D2">
        <w:rPr>
          <w:rFonts w:ascii="Times New Roman" w:hAnsi="Times New Roman"/>
          <w:color w:val="000000" w:themeColor="text1"/>
          <w:sz w:val="26"/>
          <w:szCs w:val="26"/>
        </w:rPr>
        <w:t>s. This coincided with a massive wave of new stadia construction which enabled all the clubs in the top tier t</w:t>
      </w:r>
      <w:r w:rsidR="00D77A96" w:rsidRPr="006A51D2">
        <w:rPr>
          <w:rFonts w:ascii="Times New Roman" w:hAnsi="Times New Roman"/>
          <w:color w:val="000000" w:themeColor="text1"/>
          <w:sz w:val="26"/>
          <w:szCs w:val="26"/>
        </w:rPr>
        <w:t>o</w:t>
      </w:r>
      <w:r w:rsidRPr="006A51D2">
        <w:rPr>
          <w:rFonts w:ascii="Times New Roman" w:hAnsi="Times New Roman"/>
          <w:color w:val="000000" w:themeColor="text1"/>
          <w:sz w:val="26"/>
          <w:szCs w:val="26"/>
        </w:rPr>
        <w:t xml:space="preserve"> compete on </w:t>
      </w:r>
      <w:r w:rsidR="001E7498" w:rsidRPr="006A51D2">
        <w:rPr>
          <w:rFonts w:ascii="Times New Roman" w:hAnsi="Times New Roman"/>
          <w:color w:val="000000" w:themeColor="text1"/>
          <w:sz w:val="26"/>
          <w:szCs w:val="26"/>
        </w:rPr>
        <w:t xml:space="preserve">a more </w:t>
      </w:r>
      <w:r w:rsidRPr="006A51D2">
        <w:rPr>
          <w:rFonts w:ascii="Times New Roman" w:hAnsi="Times New Roman"/>
          <w:color w:val="000000" w:themeColor="text1"/>
          <w:sz w:val="26"/>
          <w:szCs w:val="26"/>
        </w:rPr>
        <w:t xml:space="preserve">level playing field. </w:t>
      </w:r>
    </w:p>
    <w:p w14:paraId="4219ACF2" w14:textId="4748C1FB" w:rsidR="00213779" w:rsidRPr="006A51D2" w:rsidRDefault="00550380" w:rsidP="00AA0B8A">
      <w:pPr>
        <w:spacing w:after="0" w:line="240" w:lineRule="auto"/>
        <w:ind w:firstLine="454"/>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These </w:t>
      </w:r>
      <w:r w:rsidR="001639D2" w:rsidRPr="006A51D2">
        <w:rPr>
          <w:rFonts w:ascii="Times New Roman" w:hAnsi="Times New Roman"/>
          <w:color w:val="000000" w:themeColor="text1"/>
          <w:sz w:val="26"/>
          <w:szCs w:val="26"/>
        </w:rPr>
        <w:t xml:space="preserve">conjunctural </w:t>
      </w:r>
      <w:r w:rsidRPr="006A51D2">
        <w:rPr>
          <w:rFonts w:ascii="Times New Roman" w:hAnsi="Times New Roman"/>
          <w:color w:val="000000" w:themeColor="text1"/>
          <w:sz w:val="26"/>
          <w:szCs w:val="26"/>
        </w:rPr>
        <w:t>change</w:t>
      </w:r>
      <w:r w:rsidR="00E65854" w:rsidRPr="006A51D2">
        <w:rPr>
          <w:rFonts w:ascii="Times New Roman" w:hAnsi="Times New Roman"/>
          <w:color w:val="000000" w:themeColor="text1"/>
          <w:sz w:val="26"/>
          <w:szCs w:val="26"/>
        </w:rPr>
        <w:t>s to English football between 189</w:t>
      </w:r>
      <w:r w:rsidRPr="006A51D2">
        <w:rPr>
          <w:rFonts w:ascii="Times New Roman" w:hAnsi="Times New Roman"/>
          <w:color w:val="000000" w:themeColor="text1"/>
          <w:sz w:val="26"/>
          <w:szCs w:val="26"/>
        </w:rPr>
        <w:t xml:space="preserve">0 and 1915 produced the </w:t>
      </w:r>
      <w:r w:rsidR="003A17BA" w:rsidRPr="006A51D2">
        <w:rPr>
          <w:rFonts w:ascii="Times New Roman" w:hAnsi="Times New Roman"/>
          <w:color w:val="000000" w:themeColor="text1"/>
          <w:sz w:val="26"/>
          <w:szCs w:val="26"/>
        </w:rPr>
        <w:t>era</w:t>
      </w:r>
      <w:r w:rsidRPr="006A51D2">
        <w:rPr>
          <w:rFonts w:ascii="Times New Roman" w:hAnsi="Times New Roman"/>
          <w:color w:val="000000" w:themeColor="text1"/>
          <w:sz w:val="26"/>
          <w:szCs w:val="26"/>
        </w:rPr>
        <w:t xml:space="preserve"> of </w:t>
      </w:r>
      <w:r w:rsidR="00AE187E" w:rsidRPr="006A51D2">
        <w:rPr>
          <w:rFonts w:ascii="Times New Roman" w:hAnsi="Times New Roman"/>
          <w:color w:val="000000" w:themeColor="text1"/>
          <w:sz w:val="26"/>
          <w:szCs w:val="26"/>
        </w:rPr>
        <w:t xml:space="preserve">more </w:t>
      </w:r>
      <w:r w:rsidRPr="006A51D2">
        <w:rPr>
          <w:rFonts w:ascii="Times New Roman" w:hAnsi="Times New Roman"/>
          <w:color w:val="000000" w:themeColor="text1"/>
          <w:sz w:val="26"/>
          <w:szCs w:val="26"/>
        </w:rPr>
        <w:t xml:space="preserve">competitive football </w:t>
      </w:r>
      <w:r w:rsidR="00D77A96" w:rsidRPr="006A51D2">
        <w:rPr>
          <w:rFonts w:ascii="Times New Roman" w:hAnsi="Times New Roman"/>
          <w:color w:val="000000" w:themeColor="text1"/>
          <w:sz w:val="26"/>
          <w:szCs w:val="26"/>
        </w:rPr>
        <w:t>dur</w:t>
      </w:r>
      <w:r w:rsidRPr="006A51D2">
        <w:rPr>
          <w:rFonts w:ascii="Times New Roman" w:hAnsi="Times New Roman"/>
          <w:color w:val="000000" w:themeColor="text1"/>
          <w:sz w:val="26"/>
          <w:szCs w:val="26"/>
        </w:rPr>
        <w:t>in</w:t>
      </w:r>
      <w:r w:rsidR="009879F3" w:rsidRPr="006A51D2">
        <w:rPr>
          <w:rFonts w:ascii="Times New Roman" w:hAnsi="Times New Roman"/>
          <w:color w:val="000000" w:themeColor="text1"/>
          <w:sz w:val="26"/>
          <w:szCs w:val="26"/>
        </w:rPr>
        <w:t>g the inter-w</w:t>
      </w:r>
      <w:r w:rsidRPr="006A51D2">
        <w:rPr>
          <w:rFonts w:ascii="Times New Roman" w:hAnsi="Times New Roman"/>
          <w:color w:val="000000" w:themeColor="text1"/>
          <w:sz w:val="26"/>
          <w:szCs w:val="26"/>
        </w:rPr>
        <w:t>ar years. This continued more or less intact until the abolition of the maximum wage in 1961. Since that time</w:t>
      </w:r>
      <w:r w:rsidR="009879F3" w:rsidRPr="006A51D2">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competitive balance has reversed and become increasingly restricted. English top-tier football has re-entered an era of extreme competitive imbalance. </w:t>
      </w:r>
      <w:r w:rsidR="00A36355" w:rsidRPr="006A51D2">
        <w:rPr>
          <w:rFonts w:ascii="Times New Roman" w:hAnsi="Times New Roman"/>
          <w:color w:val="000000" w:themeColor="text1"/>
          <w:sz w:val="26"/>
          <w:szCs w:val="26"/>
        </w:rPr>
        <w:t>T</w:t>
      </w:r>
      <w:r w:rsidRPr="006A51D2">
        <w:rPr>
          <w:rFonts w:ascii="Times New Roman" w:hAnsi="Times New Roman"/>
          <w:color w:val="000000" w:themeColor="text1"/>
          <w:sz w:val="26"/>
          <w:szCs w:val="26"/>
        </w:rPr>
        <w:t xml:space="preserve">he specific factors that have accelerated this development are varied but they all combine to exacerbate and intensify </w:t>
      </w:r>
      <w:r w:rsidR="00A36355" w:rsidRPr="006A51D2">
        <w:rPr>
          <w:rFonts w:ascii="Times New Roman" w:hAnsi="Times New Roman"/>
          <w:color w:val="000000" w:themeColor="text1"/>
          <w:sz w:val="26"/>
          <w:szCs w:val="26"/>
        </w:rPr>
        <w:t xml:space="preserve">inherent </w:t>
      </w:r>
      <w:r w:rsidRPr="006A51D2">
        <w:rPr>
          <w:rFonts w:ascii="Times New Roman" w:hAnsi="Times New Roman"/>
          <w:color w:val="000000" w:themeColor="text1"/>
          <w:sz w:val="26"/>
          <w:szCs w:val="26"/>
        </w:rPr>
        <w:t xml:space="preserve">inequalities in resources between clubs. This has been </w:t>
      </w:r>
      <w:r w:rsidR="00BC4ADC" w:rsidRPr="006A51D2">
        <w:rPr>
          <w:rFonts w:ascii="Times New Roman" w:hAnsi="Times New Roman"/>
          <w:color w:val="000000" w:themeColor="text1"/>
          <w:sz w:val="26"/>
          <w:szCs w:val="26"/>
        </w:rPr>
        <w:t>recogni</w:t>
      </w:r>
      <w:r w:rsidR="00BC4ADC">
        <w:rPr>
          <w:rFonts w:ascii="Times New Roman" w:hAnsi="Times New Roman"/>
          <w:color w:val="000000" w:themeColor="text1"/>
          <w:sz w:val="26"/>
          <w:szCs w:val="26"/>
        </w:rPr>
        <w:t>s</w:t>
      </w:r>
      <w:r w:rsidR="00BC4ADC" w:rsidRPr="006A51D2">
        <w:rPr>
          <w:rFonts w:ascii="Times New Roman" w:hAnsi="Times New Roman"/>
          <w:color w:val="000000" w:themeColor="text1"/>
          <w:sz w:val="26"/>
          <w:szCs w:val="26"/>
        </w:rPr>
        <w:t xml:space="preserve">ed </w:t>
      </w:r>
      <w:r w:rsidRPr="006A51D2">
        <w:rPr>
          <w:rFonts w:ascii="Times New Roman" w:hAnsi="Times New Roman"/>
          <w:color w:val="000000" w:themeColor="text1"/>
          <w:sz w:val="26"/>
          <w:szCs w:val="26"/>
        </w:rPr>
        <w:t>by UEFA in terms of their Champions’ League competition and it remains an open question as to whether the Financial Fair Play restrictions that they have introduced will affect that competition. It is even more uncertain as to whether it will impact upon the competitive imbalance between clubs wi</w:t>
      </w:r>
      <w:r w:rsidR="00311143" w:rsidRPr="006A51D2">
        <w:rPr>
          <w:rFonts w:ascii="Times New Roman" w:hAnsi="Times New Roman"/>
          <w:color w:val="000000" w:themeColor="text1"/>
          <w:sz w:val="26"/>
          <w:szCs w:val="26"/>
        </w:rPr>
        <w:t xml:space="preserve">thin the English Premier League but the results in this paper suggest that an era of </w:t>
      </w:r>
      <w:r w:rsidR="00AE187E" w:rsidRPr="006A51D2">
        <w:rPr>
          <w:rFonts w:ascii="Times New Roman" w:hAnsi="Times New Roman"/>
          <w:color w:val="000000" w:themeColor="text1"/>
          <w:sz w:val="26"/>
          <w:szCs w:val="26"/>
        </w:rPr>
        <w:t xml:space="preserve">relative </w:t>
      </w:r>
      <w:r w:rsidR="00311143" w:rsidRPr="006A51D2">
        <w:rPr>
          <w:rFonts w:ascii="Times New Roman" w:hAnsi="Times New Roman"/>
          <w:color w:val="000000" w:themeColor="text1"/>
          <w:sz w:val="26"/>
          <w:szCs w:val="26"/>
        </w:rPr>
        <w:t>competitive balance in the foreseeable future is highly unlikely.</w:t>
      </w:r>
    </w:p>
    <w:p w14:paraId="6E0C9BD9" w14:textId="77777777" w:rsidR="00213779" w:rsidRPr="00BC4ADC" w:rsidRDefault="00DD63BF" w:rsidP="00DD63BF">
      <w:pPr>
        <w:pStyle w:val="Heading2"/>
        <w:tabs>
          <w:tab w:val="left" w:pos="567"/>
        </w:tabs>
        <w:spacing w:line="240" w:lineRule="auto"/>
        <w:rPr>
          <w:rFonts w:ascii="Times New Roman" w:eastAsia="Times New Roman" w:hAnsi="Times New Roman" w:cs="Arial"/>
          <w:i w:val="0"/>
          <w:color w:val="000000" w:themeColor="text1"/>
          <w:lang w:eastAsia="de-DE"/>
        </w:rPr>
      </w:pPr>
      <w:commentRangeStart w:id="2"/>
      <w:r w:rsidRPr="00BC4ADC">
        <w:rPr>
          <w:rFonts w:ascii="Times New Roman" w:eastAsia="Times New Roman" w:hAnsi="Times New Roman" w:cs="Arial"/>
          <w:i w:val="0"/>
          <w:color w:val="000000" w:themeColor="text1"/>
          <w:lang w:eastAsia="de-DE"/>
        </w:rPr>
        <w:lastRenderedPageBreak/>
        <w:t>Notes on contributors</w:t>
      </w:r>
      <w:commentRangeEnd w:id="2"/>
      <w:r w:rsidR="00BC4ADC">
        <w:rPr>
          <w:rStyle w:val="CommentReference"/>
          <w:rFonts w:ascii="Calibri" w:eastAsia="Calibri" w:hAnsi="Calibri" w:cs="Times New Roman"/>
          <w:b w:val="0"/>
          <w:bCs w:val="0"/>
          <w:i w:val="0"/>
          <w:iCs w:val="0"/>
        </w:rPr>
        <w:commentReference w:id="2"/>
      </w:r>
    </w:p>
    <w:p w14:paraId="74C3CF29" w14:textId="601638EF" w:rsidR="00AA0B8A" w:rsidRPr="006A51D2" w:rsidRDefault="00AA0B8A" w:rsidP="00AA0B8A">
      <w:pPr>
        <w:spacing w:after="0" w:line="240" w:lineRule="auto"/>
        <w:jc w:val="both"/>
        <w:rPr>
          <w:rFonts w:ascii="Times New Roman" w:hAnsi="Times New Roman"/>
          <w:color w:val="000000" w:themeColor="text1"/>
          <w:sz w:val="24"/>
          <w:szCs w:val="26"/>
        </w:rPr>
      </w:pPr>
      <w:r w:rsidRPr="006A51D2">
        <w:rPr>
          <w:rFonts w:ascii="Times New Roman" w:hAnsi="Times New Roman"/>
          <w:b/>
          <w:color w:val="000000" w:themeColor="text1"/>
          <w:sz w:val="24"/>
          <w:szCs w:val="26"/>
        </w:rPr>
        <w:t>Roger Penn</w:t>
      </w:r>
      <w:r w:rsidRPr="006A51D2">
        <w:rPr>
          <w:rFonts w:ascii="Times New Roman" w:hAnsi="Times New Roman"/>
          <w:color w:val="000000" w:themeColor="text1"/>
          <w:sz w:val="24"/>
          <w:szCs w:val="26"/>
        </w:rPr>
        <w:t xml:space="preserve"> is Professor of Sociology in the School of </w:t>
      </w:r>
      <w:r w:rsidR="003D5805">
        <w:rPr>
          <w:rFonts w:ascii="Times New Roman" w:hAnsi="Times New Roman"/>
          <w:color w:val="000000" w:themeColor="text1"/>
          <w:sz w:val="24"/>
          <w:szCs w:val="26"/>
        </w:rPr>
        <w:t>Social Sciences</w:t>
      </w:r>
      <w:r w:rsidR="00165DE0">
        <w:rPr>
          <w:rFonts w:ascii="Times New Roman" w:hAnsi="Times New Roman"/>
          <w:color w:val="000000" w:themeColor="text1"/>
          <w:sz w:val="24"/>
          <w:szCs w:val="26"/>
        </w:rPr>
        <w:t xml:space="preserve"> and</w:t>
      </w:r>
      <w:r w:rsidR="003D5805">
        <w:rPr>
          <w:rFonts w:ascii="Times New Roman" w:hAnsi="Times New Roman"/>
          <w:color w:val="000000" w:themeColor="text1"/>
          <w:sz w:val="24"/>
          <w:szCs w:val="26"/>
        </w:rPr>
        <w:t xml:space="preserve"> Education </w:t>
      </w:r>
      <w:r w:rsidR="003D5805">
        <w:rPr>
          <w:rStyle w:val="CommentReference"/>
        </w:rPr>
        <w:commentReference w:id="3"/>
      </w:r>
      <w:r w:rsidR="0045458F">
        <w:rPr>
          <w:rStyle w:val="CommentReference"/>
        </w:rPr>
        <w:commentReference w:id="4"/>
      </w:r>
      <w:r w:rsidRPr="006A51D2">
        <w:rPr>
          <w:rFonts w:ascii="Times New Roman" w:hAnsi="Times New Roman"/>
          <w:color w:val="000000" w:themeColor="text1"/>
          <w:sz w:val="24"/>
          <w:szCs w:val="26"/>
        </w:rPr>
        <w:t xml:space="preserve">at Queen’s University, Belfast. Correspondence to: </w:t>
      </w:r>
      <w:hyperlink r:id="rId13" w:history="1">
        <w:r w:rsidRPr="006A51D2">
          <w:rPr>
            <w:rStyle w:val="Hyperlink"/>
            <w:rFonts w:ascii="Times New Roman" w:hAnsi="Times New Roman"/>
            <w:color w:val="000000" w:themeColor="text1"/>
            <w:sz w:val="24"/>
            <w:szCs w:val="26"/>
          </w:rPr>
          <w:t>r.penn@qub.ac.uk</w:t>
        </w:r>
      </w:hyperlink>
      <w:r w:rsidRPr="006A51D2">
        <w:rPr>
          <w:rFonts w:ascii="Times New Roman" w:hAnsi="Times New Roman"/>
          <w:color w:val="000000" w:themeColor="text1"/>
          <w:sz w:val="24"/>
          <w:szCs w:val="26"/>
        </w:rPr>
        <w:t xml:space="preserve"> </w:t>
      </w:r>
    </w:p>
    <w:p w14:paraId="16EF5780" w14:textId="77777777" w:rsidR="00AA0B8A" w:rsidRPr="006A51D2" w:rsidRDefault="00AA0B8A" w:rsidP="00AA0B8A">
      <w:pPr>
        <w:spacing w:after="0" w:line="240" w:lineRule="auto"/>
        <w:jc w:val="both"/>
        <w:rPr>
          <w:rFonts w:ascii="Times New Roman" w:hAnsi="Times New Roman"/>
          <w:color w:val="000000" w:themeColor="text1"/>
          <w:sz w:val="24"/>
          <w:szCs w:val="26"/>
        </w:rPr>
      </w:pPr>
      <w:r w:rsidRPr="006A51D2">
        <w:rPr>
          <w:rFonts w:ascii="Times New Roman" w:hAnsi="Times New Roman"/>
          <w:b/>
          <w:color w:val="000000" w:themeColor="text1"/>
          <w:sz w:val="24"/>
          <w:szCs w:val="26"/>
        </w:rPr>
        <w:t>Damon Berridge</w:t>
      </w:r>
      <w:r w:rsidRPr="006A51D2">
        <w:rPr>
          <w:rFonts w:ascii="Times New Roman" w:hAnsi="Times New Roman"/>
          <w:color w:val="000000" w:themeColor="text1"/>
          <w:sz w:val="24"/>
          <w:szCs w:val="26"/>
        </w:rPr>
        <w:t xml:space="preserve"> is Professor of Applied Statistics in the </w:t>
      </w:r>
      <w:r w:rsidRPr="006A51D2">
        <w:rPr>
          <w:rFonts w:ascii="Times New Roman" w:eastAsia="Times New Roman" w:hAnsi="Times New Roman"/>
          <w:color w:val="000000" w:themeColor="text1"/>
          <w:sz w:val="24"/>
          <w:szCs w:val="26"/>
          <w:lang w:eastAsia="en-GB"/>
        </w:rPr>
        <w:t>Farr Institute @ CIPHER in the Medical School</w:t>
      </w:r>
      <w:r w:rsidRPr="006A51D2">
        <w:rPr>
          <w:rFonts w:ascii="Times New Roman" w:hAnsi="Times New Roman"/>
          <w:color w:val="000000" w:themeColor="text1"/>
          <w:sz w:val="24"/>
          <w:szCs w:val="26"/>
        </w:rPr>
        <w:t xml:space="preserve"> at </w:t>
      </w:r>
      <w:r w:rsidRPr="006A51D2">
        <w:rPr>
          <w:rFonts w:ascii="Times New Roman" w:eastAsia="Times New Roman" w:hAnsi="Times New Roman"/>
          <w:color w:val="000000" w:themeColor="text1"/>
          <w:sz w:val="24"/>
          <w:szCs w:val="26"/>
          <w:lang w:eastAsia="en-GB"/>
        </w:rPr>
        <w:t>Swansea University.</w:t>
      </w:r>
    </w:p>
    <w:p w14:paraId="76FC89DC" w14:textId="77777777" w:rsidR="00E33E71" w:rsidRPr="00BC4ADC" w:rsidRDefault="00E33E71" w:rsidP="00DD63BF">
      <w:pPr>
        <w:pStyle w:val="Heading2"/>
        <w:tabs>
          <w:tab w:val="left" w:pos="567"/>
        </w:tabs>
        <w:spacing w:line="240" w:lineRule="auto"/>
        <w:rPr>
          <w:rFonts w:ascii="Times New Roman" w:eastAsia="Times New Roman" w:hAnsi="Times New Roman" w:cs="Arial"/>
          <w:i w:val="0"/>
          <w:color w:val="000000" w:themeColor="text1"/>
          <w:lang w:eastAsia="de-DE"/>
        </w:rPr>
      </w:pPr>
      <w:r w:rsidRPr="00BC4ADC">
        <w:rPr>
          <w:rFonts w:ascii="Times New Roman" w:eastAsia="Times New Roman" w:hAnsi="Times New Roman" w:cs="Arial"/>
          <w:i w:val="0"/>
          <w:color w:val="000000" w:themeColor="text1"/>
          <w:lang w:eastAsia="de-DE"/>
        </w:rPr>
        <w:t>References</w:t>
      </w:r>
    </w:p>
    <w:p w14:paraId="5141BE3F" w14:textId="77777777" w:rsidR="0018648C" w:rsidRPr="006A51D2" w:rsidRDefault="00266A0F" w:rsidP="00AA0B8A">
      <w:pPr>
        <w:spacing w:after="60" w:line="240" w:lineRule="auto"/>
        <w:ind w:left="720" w:hanging="720"/>
        <w:jc w:val="both"/>
        <w:rPr>
          <w:rFonts w:ascii="Times New Roman" w:eastAsia="Times New Roman" w:hAnsi="Times New Roman"/>
          <w:bCs/>
          <w:color w:val="000000" w:themeColor="text1"/>
          <w:kern w:val="36"/>
          <w:sz w:val="24"/>
          <w:szCs w:val="24"/>
          <w:lang w:eastAsia="en-GB"/>
        </w:rPr>
      </w:pPr>
      <w:r w:rsidRPr="006A51D2">
        <w:rPr>
          <w:rFonts w:ascii="Times New Roman" w:eastAsia="Times New Roman" w:hAnsi="Times New Roman"/>
          <w:bCs/>
          <w:color w:val="000000" w:themeColor="text1"/>
          <w:kern w:val="36"/>
          <w:sz w:val="24"/>
          <w:szCs w:val="24"/>
          <w:lang w:eastAsia="en-GB"/>
        </w:rPr>
        <w:t>Andersen, J. (2016</w:t>
      </w:r>
      <w:r w:rsidR="0018648C" w:rsidRPr="006A51D2">
        <w:rPr>
          <w:rFonts w:ascii="Times New Roman" w:eastAsia="Times New Roman" w:hAnsi="Times New Roman"/>
          <w:bCs/>
          <w:color w:val="000000" w:themeColor="text1"/>
          <w:kern w:val="36"/>
          <w:sz w:val="24"/>
          <w:szCs w:val="24"/>
          <w:lang w:eastAsia="en-GB"/>
        </w:rPr>
        <w:t>)</w:t>
      </w:r>
      <w:r w:rsidR="006218BD">
        <w:rPr>
          <w:rFonts w:ascii="Times New Roman" w:eastAsia="Times New Roman" w:hAnsi="Times New Roman"/>
          <w:bCs/>
          <w:color w:val="000000" w:themeColor="text1"/>
          <w:kern w:val="36"/>
          <w:sz w:val="24"/>
          <w:szCs w:val="24"/>
          <w:lang w:eastAsia="en-GB"/>
        </w:rPr>
        <w:t>.</w:t>
      </w:r>
      <w:r w:rsidR="0018648C" w:rsidRPr="006A51D2">
        <w:rPr>
          <w:rFonts w:ascii="Times New Roman" w:eastAsia="Times New Roman" w:hAnsi="Times New Roman"/>
          <w:bCs/>
          <w:color w:val="000000" w:themeColor="text1"/>
          <w:kern w:val="36"/>
          <w:sz w:val="24"/>
          <w:szCs w:val="24"/>
          <w:lang w:eastAsia="en-GB"/>
        </w:rPr>
        <w:t xml:space="preserve"> </w:t>
      </w:r>
      <w:r w:rsidR="0018648C" w:rsidRPr="006A51D2">
        <w:rPr>
          <w:rFonts w:ascii="Times New Roman" w:eastAsia="Times New Roman" w:hAnsi="Times New Roman"/>
          <w:bCs/>
          <w:i/>
          <w:color w:val="000000" w:themeColor="text1"/>
          <w:kern w:val="36"/>
          <w:sz w:val="24"/>
          <w:szCs w:val="24"/>
          <w:lang w:eastAsia="en-GB"/>
        </w:rPr>
        <w:t>Sky Sports Football Yearbook 2016-2017</w:t>
      </w:r>
      <w:r w:rsidR="0018648C" w:rsidRPr="006A51D2">
        <w:rPr>
          <w:rFonts w:ascii="Times New Roman" w:eastAsia="Times New Roman" w:hAnsi="Times New Roman"/>
          <w:bCs/>
          <w:color w:val="000000" w:themeColor="text1"/>
          <w:kern w:val="36"/>
          <w:sz w:val="24"/>
          <w:szCs w:val="24"/>
          <w:lang w:eastAsia="en-GB"/>
        </w:rPr>
        <w:t xml:space="preserve"> London: Headline. </w:t>
      </w:r>
    </w:p>
    <w:p w14:paraId="622C6481" w14:textId="5193AFAB" w:rsidR="00657788" w:rsidRPr="006A51D2" w:rsidRDefault="00657788" w:rsidP="00AA0B8A">
      <w:pPr>
        <w:spacing w:after="60" w:line="240" w:lineRule="auto"/>
        <w:ind w:left="720" w:hanging="720"/>
        <w:jc w:val="both"/>
        <w:rPr>
          <w:rFonts w:ascii="Times New Roman" w:eastAsia="Times New Roman" w:hAnsi="Times New Roman"/>
          <w:bCs/>
          <w:color w:val="000000" w:themeColor="text1"/>
          <w:kern w:val="36"/>
          <w:sz w:val="24"/>
          <w:szCs w:val="24"/>
          <w:lang w:eastAsia="en-GB"/>
        </w:rPr>
      </w:pPr>
      <w:r w:rsidRPr="006A51D2">
        <w:rPr>
          <w:rFonts w:ascii="Times New Roman" w:eastAsia="Times New Roman" w:hAnsi="Times New Roman"/>
          <w:bCs/>
          <w:color w:val="000000" w:themeColor="text1"/>
          <w:kern w:val="36"/>
          <w:sz w:val="24"/>
          <w:szCs w:val="24"/>
          <w:lang w:eastAsia="en-GB"/>
        </w:rPr>
        <w:t xml:space="preserve">Bale, J. </w:t>
      </w:r>
      <w:r w:rsidR="00526D4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2000</w:t>
      </w:r>
      <w:r w:rsidR="00526D45">
        <w:rPr>
          <w:rFonts w:ascii="Times New Roman" w:eastAsia="Times New Roman" w:hAnsi="Times New Roman"/>
          <w:bCs/>
          <w:color w:val="000000" w:themeColor="text1"/>
          <w:kern w:val="36"/>
          <w:sz w:val="24"/>
          <w:szCs w:val="24"/>
          <w:lang w:eastAsia="en-GB"/>
        </w:rPr>
        <w:t>)</w:t>
      </w:r>
      <w:r w:rsidR="006218BD">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The Changing Face of Football: Stadiu</w:t>
      </w:r>
      <w:r w:rsidR="001D17BA" w:rsidRPr="006A51D2">
        <w:rPr>
          <w:rFonts w:ascii="Times New Roman" w:eastAsia="Times New Roman" w:hAnsi="Times New Roman"/>
          <w:bCs/>
          <w:color w:val="000000" w:themeColor="text1"/>
          <w:kern w:val="36"/>
          <w:sz w:val="24"/>
          <w:szCs w:val="24"/>
          <w:lang w:eastAsia="en-GB"/>
        </w:rPr>
        <w:t>ms and Commun</w:t>
      </w:r>
      <w:r w:rsidRPr="006A51D2">
        <w:rPr>
          <w:rFonts w:ascii="Times New Roman" w:eastAsia="Times New Roman" w:hAnsi="Times New Roman"/>
          <w:bCs/>
          <w:color w:val="000000" w:themeColor="text1"/>
          <w:kern w:val="36"/>
          <w:sz w:val="24"/>
          <w:szCs w:val="24"/>
          <w:lang w:eastAsia="en-GB"/>
        </w:rPr>
        <w:t>it</w:t>
      </w:r>
      <w:r w:rsidR="001D17BA" w:rsidRPr="006A51D2">
        <w:rPr>
          <w:rFonts w:ascii="Times New Roman" w:eastAsia="Times New Roman" w:hAnsi="Times New Roman"/>
          <w:bCs/>
          <w:color w:val="000000" w:themeColor="text1"/>
          <w:kern w:val="36"/>
          <w:sz w:val="24"/>
          <w:szCs w:val="24"/>
          <w:lang w:eastAsia="en-GB"/>
        </w:rPr>
        <w:t>i</w:t>
      </w:r>
      <w:r w:rsidRPr="006A51D2">
        <w:rPr>
          <w:rFonts w:ascii="Times New Roman" w:eastAsia="Times New Roman" w:hAnsi="Times New Roman"/>
          <w:bCs/>
          <w:color w:val="000000" w:themeColor="text1"/>
          <w:kern w:val="36"/>
          <w:sz w:val="24"/>
          <w:szCs w:val="24"/>
          <w:lang w:eastAsia="en-GB"/>
        </w:rPr>
        <w:t>es</w:t>
      </w:r>
      <w:r w:rsidR="00526D4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w:t>
      </w:r>
      <w:r w:rsidR="00526D45">
        <w:rPr>
          <w:rFonts w:ascii="Times New Roman" w:eastAsia="Times New Roman" w:hAnsi="Times New Roman"/>
          <w:bCs/>
          <w:color w:val="000000" w:themeColor="text1"/>
          <w:kern w:val="36"/>
          <w:sz w:val="24"/>
          <w:szCs w:val="24"/>
          <w:lang w:eastAsia="en-GB"/>
        </w:rPr>
        <w:t>I</w:t>
      </w:r>
      <w:r w:rsidRPr="006A51D2">
        <w:rPr>
          <w:rFonts w:ascii="Times New Roman" w:eastAsia="Times New Roman" w:hAnsi="Times New Roman"/>
          <w:bCs/>
          <w:color w:val="000000" w:themeColor="text1"/>
          <w:kern w:val="36"/>
          <w:sz w:val="24"/>
          <w:szCs w:val="24"/>
          <w:lang w:eastAsia="en-GB"/>
        </w:rPr>
        <w:t xml:space="preserve">n </w:t>
      </w:r>
      <w:r w:rsidR="00526D45">
        <w:rPr>
          <w:rFonts w:ascii="Times New Roman" w:eastAsia="Times New Roman" w:hAnsi="Times New Roman"/>
          <w:bCs/>
          <w:color w:val="000000" w:themeColor="text1"/>
          <w:kern w:val="36"/>
          <w:sz w:val="24"/>
          <w:szCs w:val="24"/>
          <w:lang w:eastAsia="en-GB"/>
        </w:rPr>
        <w:t xml:space="preserve">J. </w:t>
      </w:r>
      <w:r w:rsidRPr="006A51D2">
        <w:rPr>
          <w:rFonts w:ascii="Times New Roman" w:eastAsia="Times New Roman" w:hAnsi="Times New Roman"/>
          <w:bCs/>
          <w:color w:val="000000" w:themeColor="text1"/>
          <w:kern w:val="36"/>
          <w:sz w:val="24"/>
          <w:szCs w:val="24"/>
          <w:lang w:eastAsia="en-GB"/>
        </w:rPr>
        <w:t>Garland</w:t>
      </w:r>
      <w:r w:rsidR="003D4AF6" w:rsidRPr="006A51D2">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w:t>
      </w:r>
      <w:r w:rsidR="00526D45">
        <w:rPr>
          <w:rFonts w:ascii="Times New Roman" w:eastAsia="Times New Roman" w:hAnsi="Times New Roman"/>
          <w:bCs/>
          <w:color w:val="000000" w:themeColor="text1"/>
          <w:kern w:val="36"/>
          <w:sz w:val="24"/>
          <w:szCs w:val="24"/>
          <w:lang w:eastAsia="en-GB"/>
        </w:rPr>
        <w:t xml:space="preserve">D. </w:t>
      </w:r>
      <w:r w:rsidRPr="006A51D2">
        <w:rPr>
          <w:rFonts w:ascii="Times New Roman" w:eastAsia="Times New Roman" w:hAnsi="Times New Roman"/>
          <w:bCs/>
          <w:color w:val="000000" w:themeColor="text1"/>
          <w:kern w:val="36"/>
          <w:sz w:val="24"/>
          <w:szCs w:val="24"/>
          <w:lang w:eastAsia="en-GB"/>
        </w:rPr>
        <w:t>Malcolm</w:t>
      </w:r>
      <w:r w:rsidR="003D4AF6" w:rsidRPr="006A51D2">
        <w:rPr>
          <w:rFonts w:ascii="Times New Roman" w:eastAsia="Times New Roman" w:hAnsi="Times New Roman"/>
          <w:bCs/>
          <w:color w:val="000000" w:themeColor="text1"/>
          <w:kern w:val="36"/>
          <w:sz w:val="24"/>
          <w:szCs w:val="24"/>
          <w:lang w:eastAsia="en-GB"/>
        </w:rPr>
        <w:t xml:space="preserve">. </w:t>
      </w:r>
      <w:r w:rsidRPr="006A51D2">
        <w:rPr>
          <w:rFonts w:ascii="Times New Roman" w:eastAsia="Times New Roman" w:hAnsi="Times New Roman"/>
          <w:bCs/>
          <w:color w:val="000000" w:themeColor="text1"/>
          <w:kern w:val="36"/>
          <w:sz w:val="24"/>
          <w:szCs w:val="24"/>
          <w:lang w:eastAsia="en-GB"/>
        </w:rPr>
        <w:t xml:space="preserve">&amp; </w:t>
      </w:r>
      <w:r w:rsidR="00526D45">
        <w:rPr>
          <w:rFonts w:ascii="Times New Roman" w:eastAsia="Times New Roman" w:hAnsi="Times New Roman"/>
          <w:bCs/>
          <w:color w:val="000000" w:themeColor="text1"/>
          <w:kern w:val="36"/>
          <w:sz w:val="24"/>
          <w:szCs w:val="24"/>
          <w:lang w:eastAsia="en-GB"/>
        </w:rPr>
        <w:t xml:space="preserve">M. </w:t>
      </w:r>
      <w:r w:rsidRPr="006A51D2">
        <w:rPr>
          <w:rFonts w:ascii="Times New Roman" w:eastAsia="Times New Roman" w:hAnsi="Times New Roman"/>
          <w:bCs/>
          <w:color w:val="000000" w:themeColor="text1"/>
          <w:kern w:val="36"/>
          <w:sz w:val="24"/>
          <w:szCs w:val="24"/>
          <w:lang w:eastAsia="en-GB"/>
        </w:rPr>
        <w:t xml:space="preserve">Rowe </w:t>
      </w:r>
      <w:r w:rsidR="00526D45">
        <w:rPr>
          <w:rFonts w:ascii="Times New Roman" w:eastAsia="Times New Roman" w:hAnsi="Times New Roman"/>
          <w:bCs/>
          <w:color w:val="000000" w:themeColor="text1"/>
          <w:kern w:val="36"/>
          <w:sz w:val="24"/>
          <w:szCs w:val="24"/>
          <w:lang w:eastAsia="en-GB"/>
        </w:rPr>
        <w:t>(E</w:t>
      </w:r>
      <w:r w:rsidRPr="006A51D2">
        <w:rPr>
          <w:rFonts w:ascii="Times New Roman" w:eastAsia="Times New Roman" w:hAnsi="Times New Roman"/>
          <w:bCs/>
          <w:color w:val="000000" w:themeColor="text1"/>
          <w:kern w:val="36"/>
          <w:sz w:val="24"/>
          <w:szCs w:val="24"/>
          <w:lang w:eastAsia="en-GB"/>
        </w:rPr>
        <w:t>ds</w:t>
      </w:r>
      <w:r w:rsidR="004935D1">
        <w:rPr>
          <w:rFonts w:ascii="Times New Roman" w:eastAsia="Times New Roman" w:hAnsi="Times New Roman"/>
          <w:bCs/>
          <w:color w:val="000000" w:themeColor="text1"/>
          <w:kern w:val="36"/>
          <w:sz w:val="24"/>
          <w:szCs w:val="24"/>
          <w:lang w:eastAsia="en-GB"/>
        </w:rPr>
        <w:t>.</w:t>
      </w:r>
      <w:r w:rsidR="00526D45">
        <w:rPr>
          <w:rFonts w:ascii="Times New Roman" w:eastAsia="Times New Roman" w:hAnsi="Times New Roman"/>
          <w:bCs/>
          <w:color w:val="000000" w:themeColor="text1"/>
          <w:kern w:val="36"/>
          <w:sz w:val="24"/>
          <w:szCs w:val="24"/>
          <w:lang w:eastAsia="en-GB"/>
        </w:rPr>
        <w:t>)</w:t>
      </w:r>
      <w:r w:rsidR="006218BD">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w:t>
      </w:r>
      <w:r w:rsidRPr="006A51D2">
        <w:rPr>
          <w:rFonts w:ascii="Times New Roman" w:eastAsia="Times New Roman" w:hAnsi="Times New Roman"/>
          <w:bCs/>
          <w:i/>
          <w:color w:val="000000" w:themeColor="text1"/>
          <w:kern w:val="36"/>
          <w:sz w:val="24"/>
          <w:szCs w:val="24"/>
          <w:lang w:eastAsia="en-GB"/>
        </w:rPr>
        <w:t xml:space="preserve">The Future of Football: Challenges for the Twenty-First Century </w:t>
      </w:r>
      <w:r w:rsidR="00B044B0">
        <w:rPr>
          <w:rFonts w:ascii="Times New Roman" w:eastAsia="Times New Roman" w:hAnsi="Times New Roman"/>
          <w:bCs/>
          <w:color w:val="000000" w:themeColor="text1"/>
          <w:kern w:val="36"/>
          <w:sz w:val="24"/>
          <w:szCs w:val="24"/>
          <w:lang w:eastAsia="en-GB"/>
        </w:rPr>
        <w:t xml:space="preserve">(91-107). </w:t>
      </w:r>
      <w:r w:rsidR="003D4AF6" w:rsidRPr="006A51D2">
        <w:rPr>
          <w:rFonts w:ascii="Times New Roman" w:eastAsia="Times New Roman" w:hAnsi="Times New Roman"/>
          <w:bCs/>
          <w:color w:val="000000" w:themeColor="text1"/>
          <w:kern w:val="36"/>
          <w:sz w:val="24"/>
          <w:szCs w:val="24"/>
          <w:lang w:eastAsia="en-GB"/>
        </w:rPr>
        <w:t>London: Routledge</w:t>
      </w:r>
      <w:r w:rsidR="0023768F" w:rsidRPr="006A51D2">
        <w:rPr>
          <w:rFonts w:ascii="Times New Roman" w:eastAsia="Times New Roman" w:hAnsi="Times New Roman"/>
          <w:bCs/>
          <w:color w:val="000000" w:themeColor="text1"/>
          <w:kern w:val="36"/>
          <w:sz w:val="24"/>
          <w:szCs w:val="24"/>
          <w:lang w:eastAsia="en-GB"/>
        </w:rPr>
        <w:t>.</w:t>
      </w:r>
    </w:p>
    <w:p w14:paraId="5C189F19" w14:textId="7B0F3BBF" w:rsidR="00E33E71" w:rsidRPr="006A51D2" w:rsidRDefault="00AC34EB" w:rsidP="00AA0B8A">
      <w:pPr>
        <w:spacing w:after="60" w:line="240" w:lineRule="auto"/>
        <w:ind w:left="720" w:hanging="720"/>
        <w:jc w:val="both"/>
        <w:rPr>
          <w:rFonts w:ascii="Times New Roman" w:eastAsia="Times New Roman" w:hAnsi="Times New Roman"/>
          <w:bCs/>
          <w:color w:val="000000" w:themeColor="text1"/>
          <w:kern w:val="36"/>
          <w:sz w:val="24"/>
          <w:szCs w:val="24"/>
          <w:lang w:eastAsia="en-GB"/>
        </w:rPr>
      </w:pPr>
      <w:r w:rsidRPr="006A51D2">
        <w:rPr>
          <w:rFonts w:ascii="Times New Roman" w:eastAsia="Times New Roman" w:hAnsi="Times New Roman"/>
          <w:bCs/>
          <w:color w:val="000000" w:themeColor="text1"/>
          <w:kern w:val="36"/>
          <w:sz w:val="24"/>
          <w:szCs w:val="24"/>
          <w:lang w:eastAsia="en-GB"/>
        </w:rPr>
        <w:t xml:space="preserve">Barclay, P. </w:t>
      </w:r>
      <w:r w:rsidR="00526D4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2007</w:t>
      </w:r>
      <w:r w:rsidR="00526D45">
        <w:rPr>
          <w:rFonts w:ascii="Times New Roman" w:eastAsia="Times New Roman" w:hAnsi="Times New Roman"/>
          <w:bCs/>
          <w:color w:val="000000" w:themeColor="text1"/>
          <w:kern w:val="36"/>
          <w:sz w:val="24"/>
          <w:szCs w:val="24"/>
          <w:lang w:eastAsia="en-GB"/>
        </w:rPr>
        <w:t>)</w:t>
      </w:r>
      <w:r w:rsidR="006218BD">
        <w:rPr>
          <w:rFonts w:ascii="Times New Roman" w:eastAsia="Times New Roman" w:hAnsi="Times New Roman"/>
          <w:bCs/>
          <w:color w:val="000000" w:themeColor="text1"/>
          <w:kern w:val="36"/>
          <w:sz w:val="24"/>
          <w:szCs w:val="24"/>
          <w:lang w:eastAsia="en-GB"/>
        </w:rPr>
        <w:t>.</w:t>
      </w:r>
      <w:r w:rsidR="00C205E9" w:rsidRPr="006A51D2">
        <w:rPr>
          <w:rFonts w:ascii="Times New Roman" w:eastAsia="Times New Roman" w:hAnsi="Times New Roman"/>
          <w:bCs/>
          <w:color w:val="000000" w:themeColor="text1"/>
          <w:kern w:val="36"/>
          <w:sz w:val="24"/>
          <w:szCs w:val="24"/>
          <w:lang w:eastAsia="en-GB"/>
        </w:rPr>
        <w:t xml:space="preserve"> Liverpool R</w:t>
      </w:r>
      <w:r w:rsidR="00E33E71" w:rsidRPr="006A51D2">
        <w:rPr>
          <w:rFonts w:ascii="Times New Roman" w:eastAsia="Times New Roman" w:hAnsi="Times New Roman"/>
          <w:bCs/>
          <w:color w:val="000000" w:themeColor="text1"/>
          <w:kern w:val="36"/>
          <w:sz w:val="24"/>
          <w:szCs w:val="24"/>
          <w:lang w:eastAsia="en-GB"/>
        </w:rPr>
        <w:t>eady to Challenge for Title</w:t>
      </w:r>
      <w:r w:rsidR="00B044B0">
        <w:rPr>
          <w:rFonts w:ascii="Times New Roman" w:eastAsia="Times New Roman" w:hAnsi="Times New Roman"/>
          <w:bCs/>
          <w:color w:val="000000" w:themeColor="text1"/>
          <w:kern w:val="36"/>
          <w:sz w:val="24"/>
          <w:szCs w:val="24"/>
          <w:lang w:eastAsia="en-GB"/>
        </w:rPr>
        <w:t>.</w:t>
      </w:r>
      <w:r w:rsidR="00E33E71" w:rsidRPr="006A51D2">
        <w:rPr>
          <w:rFonts w:ascii="Times New Roman" w:eastAsia="Times New Roman" w:hAnsi="Times New Roman"/>
          <w:bCs/>
          <w:color w:val="000000" w:themeColor="text1"/>
          <w:kern w:val="36"/>
          <w:sz w:val="24"/>
          <w:szCs w:val="24"/>
          <w:lang w:eastAsia="en-GB"/>
        </w:rPr>
        <w:t xml:space="preserve"> </w:t>
      </w:r>
      <w:r w:rsidR="00E33E71" w:rsidRPr="006A51D2">
        <w:rPr>
          <w:rFonts w:ascii="Times New Roman" w:eastAsia="Times New Roman" w:hAnsi="Times New Roman"/>
          <w:bCs/>
          <w:i/>
          <w:color w:val="000000" w:themeColor="text1"/>
          <w:kern w:val="36"/>
          <w:sz w:val="24"/>
          <w:szCs w:val="24"/>
          <w:lang w:eastAsia="en-GB"/>
        </w:rPr>
        <w:t xml:space="preserve">The Sunday Telegraph, </w:t>
      </w:r>
      <w:r w:rsidR="00E33E71" w:rsidRPr="006A51D2">
        <w:rPr>
          <w:rFonts w:ascii="Times New Roman" w:eastAsia="Times New Roman" w:hAnsi="Times New Roman"/>
          <w:bCs/>
          <w:color w:val="000000" w:themeColor="text1"/>
          <w:kern w:val="36"/>
          <w:sz w:val="24"/>
          <w:szCs w:val="24"/>
          <w:lang w:eastAsia="en-GB"/>
        </w:rPr>
        <w:t>August 12</w:t>
      </w:r>
      <w:r w:rsidR="00E33E71" w:rsidRPr="006A51D2">
        <w:rPr>
          <w:rFonts w:ascii="Times New Roman" w:eastAsia="Times New Roman" w:hAnsi="Times New Roman"/>
          <w:bCs/>
          <w:color w:val="000000" w:themeColor="text1"/>
          <w:kern w:val="36"/>
          <w:sz w:val="24"/>
          <w:szCs w:val="24"/>
          <w:vertAlign w:val="superscript"/>
          <w:lang w:eastAsia="en-GB"/>
        </w:rPr>
        <w:t>th</w:t>
      </w:r>
      <w:r w:rsidR="00C205E9" w:rsidRPr="006A51D2">
        <w:rPr>
          <w:rFonts w:ascii="Times New Roman" w:eastAsia="Times New Roman" w:hAnsi="Times New Roman"/>
          <w:bCs/>
          <w:color w:val="000000" w:themeColor="text1"/>
          <w:kern w:val="36"/>
          <w:sz w:val="24"/>
          <w:szCs w:val="24"/>
          <w:lang w:eastAsia="en-GB"/>
        </w:rPr>
        <w:t>, 5.</w:t>
      </w:r>
    </w:p>
    <w:p w14:paraId="379C740C" w14:textId="5D1530C0" w:rsidR="00E33E71" w:rsidRPr="006A51D2" w:rsidRDefault="00E33E71" w:rsidP="00AA0B8A">
      <w:pPr>
        <w:shd w:val="clear" w:color="auto" w:fill="FFFFFF"/>
        <w:spacing w:after="60" w:line="240" w:lineRule="auto"/>
        <w:ind w:left="720" w:hanging="720"/>
        <w:jc w:val="both"/>
        <w:outlineLvl w:val="0"/>
        <w:rPr>
          <w:rFonts w:ascii="Times New Roman" w:eastAsia="Times New Roman" w:hAnsi="Times New Roman"/>
          <w:bCs/>
          <w:color w:val="000000" w:themeColor="text1"/>
          <w:kern w:val="36"/>
          <w:sz w:val="24"/>
          <w:szCs w:val="24"/>
          <w:lang w:eastAsia="en-GB"/>
        </w:rPr>
      </w:pPr>
      <w:r w:rsidRPr="006A51D2">
        <w:rPr>
          <w:rFonts w:ascii="Times New Roman" w:eastAsia="Times New Roman" w:hAnsi="Times New Roman"/>
          <w:bCs/>
          <w:color w:val="000000" w:themeColor="text1"/>
          <w:kern w:val="36"/>
          <w:sz w:val="24"/>
          <w:szCs w:val="24"/>
          <w:lang w:eastAsia="en-GB"/>
        </w:rPr>
        <w:t xml:space="preserve">Barlow, M. </w:t>
      </w:r>
      <w:r w:rsidR="00526D4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2014</w:t>
      </w:r>
      <w:r w:rsidR="00526D45">
        <w:rPr>
          <w:rFonts w:ascii="Times New Roman" w:eastAsia="Times New Roman" w:hAnsi="Times New Roman"/>
          <w:bCs/>
          <w:color w:val="000000" w:themeColor="text1"/>
          <w:kern w:val="36"/>
          <w:sz w:val="24"/>
          <w:szCs w:val="24"/>
          <w:lang w:eastAsia="en-GB"/>
        </w:rPr>
        <w:t>)</w:t>
      </w:r>
      <w:r w:rsidR="006218BD">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Battle of the moneybags: Roman’s roubles bought success... can PSG copy the Chelsea blueprint?</w:t>
      </w:r>
      <w:r w:rsidR="002377E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w:t>
      </w:r>
      <w:r w:rsidR="00120F74" w:rsidRPr="006A51D2">
        <w:rPr>
          <w:rFonts w:ascii="Times New Roman" w:eastAsia="Times New Roman" w:hAnsi="Times New Roman"/>
          <w:bCs/>
          <w:i/>
          <w:color w:val="000000" w:themeColor="text1"/>
          <w:kern w:val="36"/>
          <w:sz w:val="24"/>
          <w:szCs w:val="24"/>
          <w:lang w:eastAsia="en-GB"/>
        </w:rPr>
        <w:t>Mail Online</w:t>
      </w:r>
      <w:r w:rsidR="00340866" w:rsidRPr="006A51D2">
        <w:rPr>
          <w:rFonts w:ascii="Times New Roman" w:eastAsia="Times New Roman" w:hAnsi="Times New Roman"/>
          <w:bCs/>
          <w:i/>
          <w:color w:val="000000" w:themeColor="text1"/>
          <w:kern w:val="36"/>
          <w:sz w:val="24"/>
          <w:szCs w:val="24"/>
          <w:lang w:eastAsia="en-GB"/>
        </w:rPr>
        <w:t xml:space="preserve"> </w:t>
      </w:r>
      <w:r w:rsidRPr="006A51D2">
        <w:rPr>
          <w:rFonts w:ascii="Times New Roman" w:eastAsia="Times New Roman" w:hAnsi="Times New Roman"/>
          <w:bCs/>
          <w:color w:val="000000" w:themeColor="text1"/>
          <w:kern w:val="36"/>
          <w:sz w:val="24"/>
          <w:szCs w:val="24"/>
          <w:lang w:eastAsia="en-GB"/>
        </w:rPr>
        <w:t>April 2</w:t>
      </w:r>
      <w:r w:rsidRPr="006A51D2">
        <w:rPr>
          <w:rFonts w:ascii="Times New Roman" w:eastAsia="Times New Roman" w:hAnsi="Times New Roman"/>
          <w:bCs/>
          <w:color w:val="000000" w:themeColor="text1"/>
          <w:kern w:val="36"/>
          <w:sz w:val="24"/>
          <w:szCs w:val="24"/>
          <w:vertAlign w:val="superscript"/>
          <w:lang w:eastAsia="en-GB"/>
        </w:rPr>
        <w:t>nd</w:t>
      </w:r>
      <w:r w:rsidR="004346E6" w:rsidRPr="006A51D2">
        <w:rPr>
          <w:rFonts w:ascii="Times New Roman" w:eastAsia="Times New Roman" w:hAnsi="Times New Roman"/>
          <w:bCs/>
          <w:color w:val="000000" w:themeColor="text1"/>
          <w:kern w:val="36"/>
          <w:sz w:val="24"/>
          <w:szCs w:val="24"/>
          <w:lang w:eastAsia="en-GB"/>
        </w:rPr>
        <w:t xml:space="preserve">, </w:t>
      </w:r>
      <w:r w:rsidR="00BF007E" w:rsidRPr="006A51D2">
        <w:rPr>
          <w:rFonts w:ascii="Times New Roman" w:eastAsia="Times New Roman" w:hAnsi="Times New Roman"/>
          <w:bCs/>
          <w:color w:val="000000" w:themeColor="text1"/>
          <w:kern w:val="36"/>
          <w:sz w:val="24"/>
          <w:szCs w:val="24"/>
          <w:lang w:eastAsia="en-GB"/>
        </w:rPr>
        <w:t>10.</w:t>
      </w:r>
    </w:p>
    <w:p w14:paraId="081CD4C4" w14:textId="343F6C80" w:rsidR="00E33E71" w:rsidRPr="006A51D2" w:rsidRDefault="00E33E71" w:rsidP="00AA0B8A">
      <w:pPr>
        <w:spacing w:after="60" w:line="240" w:lineRule="auto"/>
        <w:ind w:left="720" w:hanging="720"/>
        <w:jc w:val="both"/>
        <w:rPr>
          <w:rFonts w:ascii="Times New Roman" w:eastAsia="Times New Roman" w:hAnsi="Times New Roman"/>
          <w:bCs/>
          <w:color w:val="000000" w:themeColor="text1"/>
          <w:kern w:val="36"/>
          <w:sz w:val="24"/>
          <w:szCs w:val="24"/>
          <w:lang w:eastAsia="en-GB"/>
        </w:rPr>
      </w:pPr>
      <w:r w:rsidRPr="006A51D2">
        <w:rPr>
          <w:rFonts w:ascii="Times New Roman" w:eastAsia="Times New Roman" w:hAnsi="Times New Roman"/>
          <w:bCs/>
          <w:color w:val="000000" w:themeColor="text1"/>
          <w:kern w:val="36"/>
          <w:sz w:val="24"/>
          <w:szCs w:val="24"/>
          <w:lang w:eastAsia="en-GB"/>
        </w:rPr>
        <w:t xml:space="preserve">Barrett, T. </w:t>
      </w:r>
      <w:r w:rsidR="00526D4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2012</w:t>
      </w:r>
      <w:r w:rsidR="00526D45">
        <w:rPr>
          <w:rFonts w:ascii="Times New Roman" w:eastAsia="Times New Roman" w:hAnsi="Times New Roman"/>
          <w:bCs/>
          <w:color w:val="000000" w:themeColor="text1"/>
          <w:kern w:val="36"/>
          <w:sz w:val="24"/>
          <w:szCs w:val="24"/>
          <w:lang w:eastAsia="en-GB"/>
        </w:rPr>
        <w:t>)</w:t>
      </w:r>
      <w:r w:rsidR="006218BD">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Moyes Bemoans Monopoly of Top Four with Silverware</w:t>
      </w:r>
      <w:r w:rsidR="002377E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w:t>
      </w:r>
      <w:r w:rsidRPr="006A51D2">
        <w:rPr>
          <w:rFonts w:ascii="Times New Roman" w:eastAsia="Times New Roman" w:hAnsi="Times New Roman"/>
          <w:bCs/>
          <w:i/>
          <w:color w:val="000000" w:themeColor="text1"/>
          <w:kern w:val="36"/>
          <w:sz w:val="24"/>
          <w:szCs w:val="24"/>
          <w:lang w:eastAsia="en-GB"/>
        </w:rPr>
        <w:t>The Times</w:t>
      </w:r>
      <w:r w:rsidRPr="006A51D2">
        <w:rPr>
          <w:rFonts w:ascii="Times New Roman" w:eastAsia="Times New Roman" w:hAnsi="Times New Roman"/>
          <w:bCs/>
          <w:color w:val="000000" w:themeColor="text1"/>
          <w:kern w:val="36"/>
          <w:sz w:val="24"/>
          <w:szCs w:val="24"/>
          <w:lang w:eastAsia="en-GB"/>
        </w:rPr>
        <w:t>, March 17</w:t>
      </w:r>
      <w:r w:rsidRPr="006A51D2">
        <w:rPr>
          <w:rFonts w:ascii="Times New Roman" w:eastAsia="Times New Roman" w:hAnsi="Times New Roman"/>
          <w:bCs/>
          <w:color w:val="000000" w:themeColor="text1"/>
          <w:kern w:val="36"/>
          <w:sz w:val="24"/>
          <w:szCs w:val="24"/>
          <w:vertAlign w:val="superscript"/>
          <w:lang w:eastAsia="en-GB"/>
        </w:rPr>
        <w:t>th</w:t>
      </w:r>
      <w:r w:rsidR="004346E6" w:rsidRPr="006A51D2">
        <w:rPr>
          <w:rFonts w:ascii="Times New Roman" w:eastAsia="Times New Roman" w:hAnsi="Times New Roman"/>
          <w:bCs/>
          <w:color w:val="000000" w:themeColor="text1"/>
          <w:kern w:val="36"/>
          <w:sz w:val="24"/>
          <w:szCs w:val="24"/>
          <w:lang w:eastAsia="en-GB"/>
        </w:rPr>
        <w:t xml:space="preserve">, </w:t>
      </w:r>
      <w:r w:rsidR="00120F74" w:rsidRPr="006A51D2">
        <w:rPr>
          <w:rFonts w:ascii="Times New Roman" w:eastAsia="Times New Roman" w:hAnsi="Times New Roman"/>
          <w:bCs/>
          <w:color w:val="000000" w:themeColor="text1"/>
          <w:kern w:val="36"/>
          <w:sz w:val="24"/>
          <w:szCs w:val="24"/>
          <w:lang w:eastAsia="en-GB"/>
        </w:rPr>
        <w:t>90.</w:t>
      </w:r>
    </w:p>
    <w:p w14:paraId="551B25F7" w14:textId="178A260C" w:rsidR="00E33E71" w:rsidRPr="006A51D2" w:rsidRDefault="00E33E71" w:rsidP="00AA0B8A">
      <w:pPr>
        <w:spacing w:after="60" w:line="240" w:lineRule="auto"/>
        <w:ind w:left="720" w:hanging="720"/>
        <w:jc w:val="both"/>
        <w:rPr>
          <w:rFonts w:ascii="Times New Roman" w:eastAsia="Times New Roman" w:hAnsi="Times New Roman"/>
          <w:bCs/>
          <w:color w:val="000000" w:themeColor="text1"/>
          <w:kern w:val="36"/>
          <w:sz w:val="24"/>
          <w:szCs w:val="24"/>
          <w:lang w:eastAsia="en-GB"/>
        </w:rPr>
      </w:pPr>
      <w:r w:rsidRPr="006A51D2">
        <w:rPr>
          <w:rFonts w:ascii="Times New Roman" w:eastAsia="Times New Roman" w:hAnsi="Times New Roman"/>
          <w:bCs/>
          <w:color w:val="000000" w:themeColor="text1"/>
          <w:kern w:val="36"/>
          <w:sz w:val="24"/>
          <w:szCs w:val="24"/>
          <w:lang w:eastAsia="en-GB"/>
        </w:rPr>
        <w:t>Barrett, T.</w:t>
      </w:r>
      <w:r w:rsidR="00340866" w:rsidRPr="006A51D2">
        <w:rPr>
          <w:rFonts w:ascii="Times New Roman" w:eastAsia="Times New Roman" w:hAnsi="Times New Roman"/>
          <w:bCs/>
          <w:color w:val="000000" w:themeColor="text1"/>
          <w:kern w:val="36"/>
          <w:sz w:val="24"/>
          <w:szCs w:val="24"/>
          <w:lang w:eastAsia="en-GB"/>
        </w:rPr>
        <w:t xml:space="preserve"> </w:t>
      </w:r>
      <w:r w:rsidR="00526D4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2014</w:t>
      </w:r>
      <w:r w:rsidR="00526D45">
        <w:rPr>
          <w:rFonts w:ascii="Times New Roman" w:eastAsia="Times New Roman" w:hAnsi="Times New Roman"/>
          <w:bCs/>
          <w:color w:val="000000" w:themeColor="text1"/>
          <w:kern w:val="36"/>
          <w:sz w:val="24"/>
          <w:szCs w:val="24"/>
          <w:lang w:eastAsia="en-GB"/>
        </w:rPr>
        <w:t>)</w:t>
      </w:r>
      <w:r w:rsidR="006218BD">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Distin Scarred by Cup’s Danger</w:t>
      </w:r>
      <w:r w:rsidR="002377E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w:t>
      </w:r>
      <w:r w:rsidRPr="006A51D2">
        <w:rPr>
          <w:rFonts w:ascii="Times New Roman" w:eastAsia="Times New Roman" w:hAnsi="Times New Roman"/>
          <w:bCs/>
          <w:i/>
          <w:color w:val="000000" w:themeColor="text1"/>
          <w:kern w:val="36"/>
          <w:sz w:val="24"/>
          <w:szCs w:val="24"/>
          <w:lang w:eastAsia="en-GB"/>
        </w:rPr>
        <w:t>The Times</w:t>
      </w:r>
      <w:r w:rsidRPr="006A51D2">
        <w:rPr>
          <w:rFonts w:ascii="Times New Roman" w:eastAsia="Times New Roman" w:hAnsi="Times New Roman"/>
          <w:bCs/>
          <w:color w:val="000000" w:themeColor="text1"/>
          <w:kern w:val="36"/>
          <w:sz w:val="24"/>
          <w:szCs w:val="24"/>
          <w:lang w:eastAsia="en-GB"/>
        </w:rPr>
        <w:t>,</w:t>
      </w:r>
      <w:r w:rsidR="00340866" w:rsidRPr="006A51D2">
        <w:rPr>
          <w:rFonts w:ascii="Times New Roman" w:eastAsia="Times New Roman" w:hAnsi="Times New Roman"/>
          <w:bCs/>
          <w:color w:val="000000" w:themeColor="text1"/>
          <w:kern w:val="36"/>
          <w:sz w:val="24"/>
          <w:szCs w:val="24"/>
          <w:lang w:eastAsia="en-GB"/>
        </w:rPr>
        <w:t xml:space="preserve"> </w:t>
      </w:r>
      <w:r w:rsidRPr="006A51D2">
        <w:rPr>
          <w:rFonts w:ascii="Times New Roman" w:eastAsia="Times New Roman" w:hAnsi="Times New Roman"/>
          <w:bCs/>
          <w:color w:val="000000" w:themeColor="text1"/>
          <w:kern w:val="36"/>
          <w:sz w:val="24"/>
          <w:szCs w:val="24"/>
          <w:lang w:eastAsia="en-GB"/>
        </w:rPr>
        <w:t>March 8</w:t>
      </w:r>
      <w:r w:rsidRPr="006A51D2">
        <w:rPr>
          <w:rFonts w:ascii="Times New Roman" w:eastAsia="Times New Roman" w:hAnsi="Times New Roman"/>
          <w:bCs/>
          <w:color w:val="000000" w:themeColor="text1"/>
          <w:kern w:val="36"/>
          <w:sz w:val="24"/>
          <w:szCs w:val="24"/>
          <w:vertAlign w:val="superscript"/>
          <w:lang w:eastAsia="en-GB"/>
        </w:rPr>
        <w:t>th</w:t>
      </w:r>
      <w:r w:rsidR="00C205E9" w:rsidRPr="006A51D2">
        <w:rPr>
          <w:rFonts w:ascii="Times New Roman" w:eastAsia="Times New Roman" w:hAnsi="Times New Roman"/>
          <w:bCs/>
          <w:color w:val="000000" w:themeColor="text1"/>
          <w:kern w:val="36"/>
          <w:sz w:val="24"/>
          <w:szCs w:val="24"/>
          <w:lang w:eastAsia="en-GB"/>
        </w:rPr>
        <w:t>, 15.</w:t>
      </w:r>
    </w:p>
    <w:p w14:paraId="0D8C4881" w14:textId="69F07AFD"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eastAsia="Times New Roman" w:hAnsi="Times New Roman"/>
          <w:bCs/>
          <w:color w:val="000000" w:themeColor="text1"/>
          <w:kern w:val="36"/>
          <w:sz w:val="24"/>
          <w:szCs w:val="24"/>
          <w:lang w:eastAsia="en-GB"/>
        </w:rPr>
        <w:t xml:space="preserve">Bishop, R. &amp; Holt, F. </w:t>
      </w:r>
      <w:r w:rsidR="00526D4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2010</w:t>
      </w:r>
      <w:r w:rsidR="00526D45">
        <w:rPr>
          <w:rFonts w:ascii="Times New Roman" w:eastAsia="Times New Roman" w:hAnsi="Times New Roman"/>
          <w:bCs/>
          <w:color w:val="000000" w:themeColor="text1"/>
          <w:kern w:val="36"/>
          <w:sz w:val="24"/>
          <w:szCs w:val="24"/>
          <w:lang w:eastAsia="en-GB"/>
        </w:rPr>
        <w:t>)</w:t>
      </w:r>
      <w:r w:rsidR="006218BD">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w:t>
      </w:r>
      <w:r w:rsidRPr="006A51D2">
        <w:rPr>
          <w:rFonts w:ascii="Times New Roman" w:eastAsia="Times New Roman" w:hAnsi="Times New Roman"/>
          <w:bCs/>
          <w:i/>
          <w:color w:val="000000" w:themeColor="text1"/>
          <w:kern w:val="36"/>
          <w:sz w:val="24"/>
          <w:szCs w:val="24"/>
          <w:lang w:eastAsia="en-GB"/>
        </w:rPr>
        <w:t>Aston Villa: the Complete Record</w:t>
      </w:r>
      <w:r w:rsidR="002377E5">
        <w:rPr>
          <w:rFonts w:ascii="Times New Roman" w:eastAsia="Times New Roman" w:hAnsi="Times New Roman"/>
          <w:bCs/>
          <w:i/>
          <w:color w:val="000000" w:themeColor="text1"/>
          <w:kern w:val="36"/>
          <w:sz w:val="24"/>
          <w:szCs w:val="24"/>
          <w:lang w:eastAsia="en-GB"/>
        </w:rPr>
        <w:t>.</w:t>
      </w:r>
      <w:r w:rsidRPr="006A51D2">
        <w:rPr>
          <w:rFonts w:ascii="Times New Roman" w:hAnsi="Times New Roman"/>
          <w:color w:val="000000" w:themeColor="text1"/>
          <w:sz w:val="24"/>
          <w:szCs w:val="24"/>
        </w:rPr>
        <w:t xml:space="preserve"> Derby: DB Publishing.</w:t>
      </w:r>
    </w:p>
    <w:p w14:paraId="59C6332F" w14:textId="48116303" w:rsidR="00853704" w:rsidRPr="006A51D2" w:rsidRDefault="00853704"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Blalock, H.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1960</w:t>
      </w:r>
      <w:r w:rsidR="00526D45">
        <w:rPr>
          <w:rFonts w:ascii="Times New Roman" w:hAnsi="Times New Roman"/>
          <w:color w:val="000000" w:themeColor="text1"/>
          <w:sz w:val="24"/>
          <w:szCs w:val="24"/>
        </w:rPr>
        <w:t>)</w:t>
      </w:r>
      <w:r w:rsidR="006218BD">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 xml:space="preserve">Social Statistics </w:t>
      </w:r>
      <w:r w:rsidRPr="006A51D2">
        <w:rPr>
          <w:rFonts w:ascii="Times New Roman" w:hAnsi="Times New Roman"/>
          <w:color w:val="000000" w:themeColor="text1"/>
          <w:sz w:val="24"/>
          <w:szCs w:val="24"/>
        </w:rPr>
        <w:t>New York: McGraw-Hill.</w:t>
      </w:r>
    </w:p>
    <w:p w14:paraId="23A6865D" w14:textId="643CC3D7" w:rsidR="006F4BC6" w:rsidRPr="006A51D2" w:rsidRDefault="006F4BC6"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Boon, G.</w:t>
      </w:r>
      <w:r w:rsidR="00737FBF" w:rsidRPr="006A51D2">
        <w:rPr>
          <w:rFonts w:ascii="Times New Roman" w:hAnsi="Times New Roman"/>
          <w:color w:val="000000" w:themeColor="text1"/>
          <w:sz w:val="24"/>
          <w:szCs w:val="24"/>
        </w:rPr>
        <w:t xml:space="preserve"> </w:t>
      </w:r>
      <w:r w:rsidR="00526D45">
        <w:rPr>
          <w:rFonts w:ascii="Times New Roman" w:hAnsi="Times New Roman"/>
          <w:color w:val="000000" w:themeColor="text1"/>
          <w:sz w:val="24"/>
          <w:szCs w:val="24"/>
        </w:rPr>
        <w:t>(</w:t>
      </w:r>
      <w:r w:rsidR="0039147A" w:rsidRPr="006A51D2">
        <w:rPr>
          <w:rFonts w:ascii="Times New Roman" w:hAnsi="Times New Roman"/>
          <w:color w:val="000000" w:themeColor="text1"/>
          <w:sz w:val="24"/>
          <w:szCs w:val="24"/>
        </w:rPr>
        <w:t>1996</w:t>
      </w:r>
      <w:r w:rsidR="00526D45">
        <w:rPr>
          <w:rFonts w:ascii="Times New Roman" w:hAnsi="Times New Roman"/>
          <w:color w:val="000000" w:themeColor="text1"/>
          <w:sz w:val="24"/>
          <w:szCs w:val="24"/>
        </w:rPr>
        <w:t>)</w:t>
      </w:r>
      <w:r w:rsidR="006218BD">
        <w:rPr>
          <w:rFonts w:ascii="Times New Roman" w:hAnsi="Times New Roman"/>
          <w:color w:val="000000" w:themeColor="text1"/>
          <w:sz w:val="24"/>
          <w:szCs w:val="24"/>
        </w:rPr>
        <w:t>.</w:t>
      </w:r>
      <w:r w:rsidR="0039147A" w:rsidRPr="006A51D2">
        <w:rPr>
          <w:rFonts w:ascii="Times New Roman" w:hAnsi="Times New Roman"/>
          <w:color w:val="000000" w:themeColor="text1"/>
          <w:sz w:val="24"/>
          <w:szCs w:val="24"/>
        </w:rPr>
        <w:t xml:space="preserve"> </w:t>
      </w:r>
      <w:r w:rsidR="0039147A" w:rsidRPr="006A51D2">
        <w:rPr>
          <w:rFonts w:ascii="Times New Roman" w:hAnsi="Times New Roman"/>
          <w:i/>
          <w:color w:val="000000" w:themeColor="text1"/>
          <w:sz w:val="24"/>
          <w:szCs w:val="24"/>
        </w:rPr>
        <w:t>Deloitte &amp; Touche Annual Review of Football Finance</w:t>
      </w:r>
      <w:r w:rsidR="002377E5">
        <w:rPr>
          <w:rFonts w:ascii="Times New Roman" w:hAnsi="Times New Roman"/>
          <w:i/>
          <w:color w:val="000000" w:themeColor="text1"/>
          <w:sz w:val="24"/>
          <w:szCs w:val="24"/>
        </w:rPr>
        <w:t>.</w:t>
      </w:r>
      <w:r w:rsidR="0039147A" w:rsidRPr="006A51D2">
        <w:rPr>
          <w:rFonts w:ascii="Times New Roman" w:hAnsi="Times New Roman"/>
          <w:color w:val="000000" w:themeColor="text1"/>
          <w:sz w:val="24"/>
          <w:szCs w:val="24"/>
        </w:rPr>
        <w:t xml:space="preserve"> </w:t>
      </w:r>
      <w:r w:rsidR="003D4AF6" w:rsidRPr="006A51D2">
        <w:rPr>
          <w:rFonts w:ascii="Times New Roman" w:hAnsi="Times New Roman"/>
          <w:color w:val="000000" w:themeColor="text1"/>
          <w:sz w:val="24"/>
          <w:szCs w:val="24"/>
        </w:rPr>
        <w:t xml:space="preserve">Manchester: </w:t>
      </w:r>
      <w:r w:rsidR="0039147A" w:rsidRPr="006A51D2">
        <w:rPr>
          <w:rFonts w:ascii="Times New Roman" w:hAnsi="Times New Roman"/>
          <w:color w:val="000000" w:themeColor="text1"/>
          <w:sz w:val="24"/>
          <w:szCs w:val="24"/>
        </w:rPr>
        <w:t>Deloitte &amp; Touche.</w:t>
      </w:r>
    </w:p>
    <w:p w14:paraId="467D7407" w14:textId="3C6E27C9" w:rsidR="001406BB" w:rsidRPr="006A51D2" w:rsidRDefault="00853704"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Boudon, R.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1973</w:t>
      </w:r>
      <w:r w:rsidR="00526D45">
        <w:rPr>
          <w:rFonts w:ascii="Times New Roman" w:hAnsi="Times New Roman"/>
          <w:color w:val="000000" w:themeColor="text1"/>
          <w:sz w:val="24"/>
          <w:szCs w:val="24"/>
        </w:rPr>
        <w:t>)</w:t>
      </w:r>
      <w:r w:rsidR="006218BD">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 xml:space="preserve">Mathematical Structures of Social Mobility </w:t>
      </w:r>
      <w:r w:rsidRPr="006A51D2">
        <w:rPr>
          <w:rFonts w:ascii="Times New Roman" w:hAnsi="Times New Roman"/>
          <w:color w:val="000000" w:themeColor="text1"/>
          <w:sz w:val="24"/>
          <w:szCs w:val="24"/>
        </w:rPr>
        <w:t>Amsterdam: Elsevier.</w:t>
      </w:r>
    </w:p>
    <w:p w14:paraId="55D90D01" w14:textId="1769A823" w:rsidR="001C77F0" w:rsidRPr="006A51D2" w:rsidRDefault="00D043B3"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Braudel</w:t>
      </w:r>
      <w:r w:rsidR="001C77F0" w:rsidRPr="006A51D2">
        <w:rPr>
          <w:rFonts w:ascii="Times New Roman" w:hAnsi="Times New Roman"/>
          <w:color w:val="000000" w:themeColor="text1"/>
          <w:sz w:val="24"/>
          <w:szCs w:val="24"/>
        </w:rPr>
        <w:t xml:space="preserve">, F. </w:t>
      </w:r>
      <w:r w:rsidR="00526D45">
        <w:rPr>
          <w:rFonts w:ascii="Times New Roman" w:hAnsi="Times New Roman"/>
          <w:color w:val="000000" w:themeColor="text1"/>
          <w:sz w:val="24"/>
          <w:szCs w:val="24"/>
        </w:rPr>
        <w:t>(</w:t>
      </w:r>
      <w:r w:rsidR="001406BB" w:rsidRPr="006A51D2">
        <w:rPr>
          <w:rFonts w:ascii="Times New Roman" w:hAnsi="Times New Roman"/>
          <w:color w:val="000000" w:themeColor="text1"/>
          <w:sz w:val="24"/>
          <w:szCs w:val="24"/>
        </w:rPr>
        <w:t>1949</w:t>
      </w:r>
      <w:r w:rsidR="00526D45">
        <w:rPr>
          <w:rFonts w:ascii="Times New Roman" w:hAnsi="Times New Roman"/>
          <w:color w:val="000000" w:themeColor="text1"/>
          <w:sz w:val="24"/>
          <w:szCs w:val="24"/>
        </w:rPr>
        <w:t>)</w:t>
      </w:r>
      <w:r w:rsidR="006218BD">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iCs/>
          <w:color w:val="000000" w:themeColor="text1"/>
          <w:sz w:val="24"/>
          <w:szCs w:val="24"/>
        </w:rPr>
        <w:t>La Mediterran</w:t>
      </w:r>
      <w:r w:rsidRPr="006A51D2">
        <w:rPr>
          <w:rFonts w:ascii="Times New Roman" w:hAnsi="Times New Roman"/>
          <w:i/>
          <w:iCs/>
          <w:color w:val="000000" w:themeColor="text1"/>
          <w:sz w:val="24"/>
          <w:szCs w:val="24"/>
          <w:lang w:val="en-US"/>
        </w:rPr>
        <w:t>é</w:t>
      </w:r>
      <w:r w:rsidRPr="006A51D2">
        <w:rPr>
          <w:rFonts w:ascii="Times New Roman" w:hAnsi="Times New Roman"/>
          <w:i/>
          <w:iCs/>
          <w:color w:val="000000" w:themeColor="text1"/>
          <w:sz w:val="24"/>
          <w:szCs w:val="24"/>
        </w:rPr>
        <w:t>e et le Monde Mediterran</w:t>
      </w:r>
      <w:r w:rsidRPr="006A51D2">
        <w:rPr>
          <w:rFonts w:ascii="Times New Roman" w:hAnsi="Times New Roman"/>
          <w:i/>
          <w:iCs/>
          <w:color w:val="000000" w:themeColor="text1"/>
          <w:sz w:val="24"/>
          <w:szCs w:val="24"/>
          <w:lang w:val="en-US"/>
        </w:rPr>
        <w:t>é</w:t>
      </w:r>
      <w:r w:rsidRPr="006A51D2">
        <w:rPr>
          <w:rFonts w:ascii="Times New Roman" w:hAnsi="Times New Roman"/>
          <w:i/>
          <w:iCs/>
          <w:color w:val="000000" w:themeColor="text1"/>
          <w:sz w:val="24"/>
          <w:szCs w:val="24"/>
        </w:rPr>
        <w:t xml:space="preserve">en </w:t>
      </w:r>
      <w:r w:rsidRPr="006A51D2">
        <w:rPr>
          <w:rFonts w:ascii="Times New Roman" w:hAnsi="Times New Roman"/>
          <w:i/>
          <w:iCs/>
          <w:color w:val="000000" w:themeColor="text1"/>
          <w:sz w:val="24"/>
          <w:szCs w:val="24"/>
          <w:lang w:val="en-US"/>
        </w:rPr>
        <w:t>à</w:t>
      </w:r>
      <w:r w:rsidRPr="006A51D2">
        <w:rPr>
          <w:rFonts w:ascii="Times New Roman" w:hAnsi="Times New Roman"/>
          <w:i/>
          <w:iCs/>
          <w:color w:val="000000" w:themeColor="text1"/>
          <w:sz w:val="24"/>
          <w:szCs w:val="24"/>
        </w:rPr>
        <w:t xml:space="preserve"> l’Epoque de Philippe II</w:t>
      </w:r>
      <w:r w:rsidRPr="006A51D2">
        <w:rPr>
          <w:rFonts w:ascii="Times New Roman" w:hAnsi="Times New Roman"/>
          <w:color w:val="000000" w:themeColor="text1"/>
          <w:sz w:val="24"/>
          <w:szCs w:val="24"/>
        </w:rPr>
        <w:t xml:space="preserve"> </w:t>
      </w:r>
      <w:r w:rsidR="00B044B0">
        <w:rPr>
          <w:rFonts w:ascii="Times New Roman" w:hAnsi="Times New Roman"/>
          <w:color w:val="000000" w:themeColor="text1"/>
          <w:sz w:val="24"/>
          <w:szCs w:val="24"/>
        </w:rPr>
        <w:t>[</w:t>
      </w:r>
      <w:r w:rsidR="00B044B0" w:rsidRPr="00B044B0">
        <w:rPr>
          <w:rFonts w:ascii="Times New Roman" w:hAnsi="Times New Roman"/>
          <w:color w:val="000000"/>
          <w:sz w:val="24"/>
          <w:szCs w:val="24"/>
        </w:rPr>
        <w:t xml:space="preserve">The Mediterranean and the Mediterranean World during the </w:t>
      </w:r>
      <w:r w:rsidR="00B044B0">
        <w:rPr>
          <w:rFonts w:ascii="Times New Roman" w:hAnsi="Times New Roman"/>
          <w:color w:val="000000"/>
          <w:sz w:val="24"/>
          <w:szCs w:val="24"/>
        </w:rPr>
        <w:t xml:space="preserve">Era of </w:t>
      </w:r>
      <w:r w:rsidR="00B044B0" w:rsidRPr="00B044B0">
        <w:rPr>
          <w:rFonts w:ascii="Times New Roman" w:hAnsi="Times New Roman"/>
          <w:color w:val="000000"/>
          <w:sz w:val="24"/>
          <w:szCs w:val="24"/>
        </w:rPr>
        <w:t>Philippus</w:t>
      </w:r>
      <w:r w:rsidR="00B044B0">
        <w:rPr>
          <w:rFonts w:ascii="Times New Roman" w:hAnsi="Times New Roman"/>
          <w:color w:val="000000"/>
          <w:sz w:val="24"/>
          <w:szCs w:val="24"/>
        </w:rPr>
        <w:t>],</w:t>
      </w:r>
      <w:r w:rsidR="00737FBF" w:rsidRPr="006A51D2">
        <w:rPr>
          <w:rFonts w:ascii="Times New Roman" w:hAnsi="Times New Roman"/>
          <w:i/>
          <w:color w:val="000000" w:themeColor="text1"/>
          <w:sz w:val="24"/>
          <w:szCs w:val="24"/>
          <w:lang w:val="en"/>
        </w:rPr>
        <w:t xml:space="preserve"> 3 vols</w:t>
      </w:r>
      <w:r w:rsidR="00B044B0">
        <w:rPr>
          <w:rFonts w:ascii="Times New Roman" w:hAnsi="Times New Roman"/>
          <w:i/>
          <w:color w:val="000000" w:themeColor="text1"/>
          <w:sz w:val="24"/>
          <w:szCs w:val="24"/>
          <w:lang w:val="en"/>
        </w:rPr>
        <w:t>.</w:t>
      </w:r>
      <w:r w:rsidR="00FB474E" w:rsidRPr="006A51D2">
        <w:rPr>
          <w:rFonts w:ascii="Times New Roman" w:hAnsi="Times New Roman"/>
          <w:color w:val="000000" w:themeColor="text1"/>
          <w:sz w:val="24"/>
          <w:szCs w:val="24"/>
          <w:lang w:val="en"/>
        </w:rPr>
        <w:t xml:space="preserve"> Paris: Livre</w:t>
      </w:r>
      <w:r w:rsidR="00737FBF" w:rsidRPr="006A51D2">
        <w:rPr>
          <w:rFonts w:ascii="Times New Roman" w:hAnsi="Times New Roman"/>
          <w:color w:val="000000" w:themeColor="text1"/>
          <w:sz w:val="24"/>
          <w:szCs w:val="24"/>
          <w:lang w:val="en"/>
        </w:rPr>
        <w:t xml:space="preserve"> de Poche.</w:t>
      </w:r>
    </w:p>
    <w:p w14:paraId="02D4BEC0" w14:textId="0B605F05"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Campbell, D.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2004a</w:t>
      </w:r>
      <w:r w:rsidR="00526D45">
        <w:rPr>
          <w:rFonts w:ascii="Times New Roman" w:hAnsi="Times New Roman"/>
          <w:color w:val="000000" w:themeColor="text1"/>
          <w:sz w:val="24"/>
          <w:szCs w:val="24"/>
        </w:rPr>
        <w:t>)</w:t>
      </w:r>
      <w:r w:rsidR="006218BD">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The Game that Ate Itself</w:t>
      </w:r>
      <w:r w:rsidR="002377E5">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The Observer</w:t>
      </w:r>
      <w:r w:rsidRPr="006A51D2">
        <w:rPr>
          <w:rFonts w:ascii="Times New Roman" w:hAnsi="Times New Roman"/>
          <w:color w:val="000000" w:themeColor="text1"/>
          <w:sz w:val="24"/>
          <w:szCs w:val="24"/>
        </w:rPr>
        <w:t>, October 31</w:t>
      </w:r>
      <w:r w:rsidRPr="006A51D2">
        <w:rPr>
          <w:rFonts w:ascii="Times New Roman" w:hAnsi="Times New Roman"/>
          <w:color w:val="000000" w:themeColor="text1"/>
          <w:sz w:val="24"/>
          <w:szCs w:val="24"/>
          <w:vertAlign w:val="superscript"/>
        </w:rPr>
        <w:t>st</w:t>
      </w:r>
      <w:r w:rsidR="00C205E9" w:rsidRPr="006A51D2">
        <w:rPr>
          <w:rFonts w:ascii="Times New Roman" w:hAnsi="Times New Roman"/>
          <w:color w:val="000000" w:themeColor="text1"/>
          <w:sz w:val="24"/>
          <w:szCs w:val="24"/>
        </w:rPr>
        <w:t>, 6.</w:t>
      </w:r>
    </w:p>
    <w:p w14:paraId="36A687FE" w14:textId="672D6C0F"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Campbell, D.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2004b</w:t>
      </w:r>
      <w:r w:rsidR="00526D45">
        <w:rPr>
          <w:rFonts w:ascii="Times New Roman" w:hAnsi="Times New Roman"/>
          <w:color w:val="000000" w:themeColor="text1"/>
          <w:sz w:val="24"/>
          <w:szCs w:val="24"/>
        </w:rPr>
        <w:t>)</w:t>
      </w:r>
      <w:r w:rsidR="006218BD">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Champions League is Killing Football</w:t>
      </w:r>
      <w:r w:rsidR="002377E5">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The Observer</w:t>
      </w:r>
      <w:r w:rsidRPr="006A51D2">
        <w:rPr>
          <w:rFonts w:ascii="Times New Roman" w:hAnsi="Times New Roman"/>
          <w:color w:val="000000" w:themeColor="text1"/>
          <w:sz w:val="24"/>
          <w:szCs w:val="24"/>
        </w:rPr>
        <w:t>, November 7</w:t>
      </w:r>
      <w:r w:rsidRPr="006A51D2">
        <w:rPr>
          <w:rFonts w:ascii="Times New Roman" w:hAnsi="Times New Roman"/>
          <w:color w:val="000000" w:themeColor="text1"/>
          <w:sz w:val="24"/>
          <w:szCs w:val="24"/>
          <w:vertAlign w:val="superscript"/>
        </w:rPr>
        <w:t>th</w:t>
      </w:r>
      <w:r w:rsidR="00C205E9" w:rsidRPr="006A51D2">
        <w:rPr>
          <w:rFonts w:ascii="Times New Roman" w:hAnsi="Times New Roman"/>
          <w:color w:val="000000" w:themeColor="text1"/>
          <w:sz w:val="24"/>
          <w:szCs w:val="24"/>
        </w:rPr>
        <w:t>, 1.</w:t>
      </w:r>
    </w:p>
    <w:p w14:paraId="2DBBF69D" w14:textId="093C499B"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Cascarino, T.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2010</w:t>
      </w:r>
      <w:r w:rsidR="00526D45">
        <w:rPr>
          <w:rFonts w:ascii="Times New Roman" w:hAnsi="Times New Roman"/>
          <w:color w:val="000000" w:themeColor="text1"/>
          <w:sz w:val="24"/>
          <w:szCs w:val="24"/>
        </w:rPr>
        <w:t>)</w:t>
      </w:r>
      <w:r w:rsidR="006218BD">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Never Mind Play-Offs..The Problem is Pay-Offs</w:t>
      </w:r>
      <w:r w:rsidR="002377E5">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Sunday Mirror</w:t>
      </w:r>
      <w:r w:rsidRPr="006A51D2">
        <w:rPr>
          <w:rFonts w:ascii="Times New Roman" w:hAnsi="Times New Roman"/>
          <w:color w:val="000000" w:themeColor="text1"/>
          <w:sz w:val="24"/>
          <w:szCs w:val="24"/>
        </w:rPr>
        <w:t xml:space="preserve">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Eire Edition</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 February 21</w:t>
      </w:r>
      <w:r w:rsidRPr="006A51D2">
        <w:rPr>
          <w:rFonts w:ascii="Times New Roman" w:hAnsi="Times New Roman"/>
          <w:color w:val="000000" w:themeColor="text1"/>
          <w:sz w:val="24"/>
          <w:szCs w:val="24"/>
          <w:vertAlign w:val="superscript"/>
        </w:rPr>
        <w:t>st</w:t>
      </w:r>
      <w:r w:rsidR="00120F74" w:rsidRPr="006A51D2">
        <w:rPr>
          <w:rFonts w:ascii="Times New Roman" w:hAnsi="Times New Roman"/>
          <w:color w:val="000000" w:themeColor="text1"/>
          <w:sz w:val="24"/>
          <w:szCs w:val="24"/>
        </w:rPr>
        <w:t>, 64.</w:t>
      </w:r>
    </w:p>
    <w:p w14:paraId="14F427C2" w14:textId="47E77262" w:rsidR="00725DA2" w:rsidRPr="006A51D2" w:rsidRDefault="00725DA2" w:rsidP="00801927">
      <w:pPr>
        <w:shd w:val="clear" w:color="auto" w:fill="FFFFFF"/>
        <w:spacing w:after="60" w:line="240" w:lineRule="auto"/>
        <w:ind w:left="720" w:hanging="720"/>
        <w:jc w:val="both"/>
        <w:outlineLvl w:val="1"/>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Conn, D.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2014</w:t>
      </w:r>
      <w:r w:rsidR="00526D45">
        <w:rPr>
          <w:rFonts w:ascii="Times New Roman" w:hAnsi="Times New Roman"/>
          <w:color w:val="000000" w:themeColor="text1"/>
          <w:sz w:val="24"/>
          <w:szCs w:val="24"/>
        </w:rPr>
        <w:t>)</w:t>
      </w:r>
      <w:r w:rsidR="006218BD">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eastAsia="Times New Roman" w:hAnsi="Times New Roman"/>
          <w:color w:val="000000" w:themeColor="text1"/>
          <w:kern w:val="36"/>
          <w:sz w:val="24"/>
          <w:szCs w:val="24"/>
          <w:lang w:val="en" w:eastAsia="en-GB"/>
        </w:rPr>
        <w:t>Premier League ticket prices defy the very culture that built the game</w:t>
      </w:r>
      <w:r w:rsidR="002377E5">
        <w:rPr>
          <w:rFonts w:ascii="Times New Roman" w:eastAsia="Times New Roman" w:hAnsi="Times New Roman"/>
          <w:color w:val="000000" w:themeColor="text1"/>
          <w:kern w:val="36"/>
          <w:sz w:val="24"/>
          <w:szCs w:val="24"/>
          <w:lang w:val="en" w:eastAsia="en-GB"/>
        </w:rPr>
        <w:t xml:space="preserve">. </w:t>
      </w:r>
      <w:r w:rsidRPr="006A51D2">
        <w:rPr>
          <w:rFonts w:ascii="Times New Roman" w:hAnsi="Times New Roman"/>
          <w:i/>
          <w:color w:val="000000" w:themeColor="text1"/>
          <w:sz w:val="24"/>
          <w:szCs w:val="24"/>
        </w:rPr>
        <w:t>The Guardian,</w:t>
      </w:r>
      <w:r w:rsidRPr="006A51D2">
        <w:rPr>
          <w:rFonts w:ascii="Times New Roman" w:hAnsi="Times New Roman"/>
          <w:color w:val="000000" w:themeColor="text1"/>
          <w:sz w:val="24"/>
          <w:szCs w:val="24"/>
        </w:rPr>
        <w:t xml:space="preserve"> July 28</w:t>
      </w:r>
      <w:r w:rsidRPr="006A51D2">
        <w:rPr>
          <w:rFonts w:ascii="Times New Roman" w:hAnsi="Times New Roman"/>
          <w:color w:val="000000" w:themeColor="text1"/>
          <w:sz w:val="24"/>
          <w:szCs w:val="24"/>
          <w:vertAlign w:val="superscript"/>
        </w:rPr>
        <w:t>th</w:t>
      </w:r>
      <w:r w:rsidR="00BF007E" w:rsidRPr="006A51D2">
        <w:rPr>
          <w:rFonts w:ascii="Times New Roman" w:hAnsi="Times New Roman"/>
          <w:color w:val="000000" w:themeColor="text1"/>
          <w:sz w:val="24"/>
          <w:szCs w:val="24"/>
        </w:rPr>
        <w:t xml:space="preserve">, </w:t>
      </w:r>
      <w:r w:rsidR="00D34F63" w:rsidRPr="006A51D2">
        <w:rPr>
          <w:rFonts w:ascii="Times New Roman" w:hAnsi="Times New Roman"/>
          <w:color w:val="000000" w:themeColor="text1"/>
          <w:sz w:val="24"/>
          <w:szCs w:val="24"/>
        </w:rPr>
        <w:t>10</w:t>
      </w:r>
      <w:r w:rsidR="00BF007E" w:rsidRPr="006A51D2">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p>
    <w:p w14:paraId="75A5EDA7" w14:textId="5AF5597E" w:rsidR="00853704" w:rsidRPr="006A51D2" w:rsidRDefault="00853704"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Costner, H.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1965</w:t>
      </w:r>
      <w:r w:rsidR="00526D45">
        <w:rPr>
          <w:rFonts w:ascii="Times New Roman" w:hAnsi="Times New Roman"/>
          <w:color w:val="000000" w:themeColor="text1"/>
          <w:sz w:val="24"/>
          <w:szCs w:val="24"/>
        </w:rPr>
        <w:t>)</w:t>
      </w:r>
      <w:r w:rsidR="006218BD">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Criteria for Measures of Association</w:t>
      </w:r>
      <w:r w:rsidR="006218BD">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American Sociological Review</w:t>
      </w:r>
      <w:r w:rsidR="0064379B" w:rsidRPr="006A51D2">
        <w:rPr>
          <w:rFonts w:ascii="Times New Roman" w:hAnsi="Times New Roman"/>
          <w:color w:val="000000" w:themeColor="text1"/>
          <w:sz w:val="24"/>
          <w:szCs w:val="24"/>
        </w:rPr>
        <w:t xml:space="preserve">, </w:t>
      </w:r>
      <w:r w:rsidR="0064379B" w:rsidRPr="00801927">
        <w:rPr>
          <w:rFonts w:ascii="Times New Roman" w:hAnsi="Times New Roman"/>
          <w:i/>
          <w:color w:val="000000" w:themeColor="text1"/>
          <w:sz w:val="24"/>
          <w:szCs w:val="24"/>
        </w:rPr>
        <w:t>30</w:t>
      </w:r>
      <w:r w:rsidR="006218BD">
        <w:rPr>
          <w:rFonts w:ascii="Times New Roman" w:hAnsi="Times New Roman"/>
          <w:color w:val="000000" w:themeColor="text1"/>
          <w:sz w:val="24"/>
          <w:szCs w:val="24"/>
        </w:rPr>
        <w:t>(</w:t>
      </w:r>
      <w:r w:rsidR="0064379B" w:rsidRPr="006A51D2">
        <w:rPr>
          <w:rFonts w:ascii="Times New Roman" w:hAnsi="Times New Roman"/>
          <w:color w:val="000000" w:themeColor="text1"/>
          <w:sz w:val="24"/>
          <w:szCs w:val="24"/>
        </w:rPr>
        <w:t>3</w:t>
      </w:r>
      <w:r w:rsidR="006218BD">
        <w:rPr>
          <w:rFonts w:ascii="Times New Roman" w:hAnsi="Times New Roman"/>
          <w:color w:val="000000" w:themeColor="text1"/>
          <w:sz w:val="24"/>
          <w:szCs w:val="24"/>
        </w:rPr>
        <w:t>)</w:t>
      </w:r>
      <w:r w:rsidR="0064379B" w:rsidRPr="006A51D2">
        <w:rPr>
          <w:rFonts w:ascii="Times New Roman" w:hAnsi="Times New Roman"/>
          <w:color w:val="000000" w:themeColor="text1"/>
          <w:sz w:val="24"/>
          <w:szCs w:val="24"/>
        </w:rPr>
        <w:t>, 341-353.</w:t>
      </w:r>
    </w:p>
    <w:p w14:paraId="799B1800" w14:textId="0C6AD652" w:rsidR="00853704" w:rsidRPr="006A51D2" w:rsidRDefault="00853704"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Curran, J., Jennings, I. &amp; Sedgwick, J.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2009</w:t>
      </w:r>
      <w:r w:rsidR="00526D45">
        <w:rPr>
          <w:rFonts w:ascii="Times New Roman" w:hAnsi="Times New Roman"/>
          <w:color w:val="000000" w:themeColor="text1"/>
          <w:sz w:val="24"/>
          <w:szCs w:val="24"/>
        </w:rPr>
        <w:t>)</w:t>
      </w:r>
      <w:r w:rsidR="006218BD">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Competitive Balance in the Top Level of English Football, 1948-2008: An absent Principle and a Forgotten Ideal</w:t>
      </w:r>
      <w:r w:rsidR="006218BD">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International Journal of the History of Sport</w:t>
      </w:r>
      <w:r w:rsidR="0064379B" w:rsidRPr="006A51D2">
        <w:rPr>
          <w:rFonts w:ascii="Times New Roman" w:hAnsi="Times New Roman"/>
          <w:color w:val="000000" w:themeColor="text1"/>
          <w:sz w:val="24"/>
          <w:szCs w:val="24"/>
        </w:rPr>
        <w:t xml:space="preserve">, </w:t>
      </w:r>
      <w:r w:rsidR="0064379B" w:rsidRPr="00801927">
        <w:rPr>
          <w:rFonts w:ascii="Times New Roman" w:hAnsi="Times New Roman"/>
          <w:i/>
          <w:color w:val="000000" w:themeColor="text1"/>
          <w:sz w:val="24"/>
          <w:szCs w:val="24"/>
        </w:rPr>
        <w:t>26</w:t>
      </w:r>
      <w:r w:rsidR="006218BD">
        <w:rPr>
          <w:rFonts w:ascii="Times New Roman" w:hAnsi="Times New Roman"/>
          <w:color w:val="000000" w:themeColor="text1"/>
          <w:sz w:val="24"/>
          <w:szCs w:val="24"/>
        </w:rPr>
        <w:t>(</w:t>
      </w:r>
      <w:r w:rsidR="0064379B" w:rsidRPr="006A51D2">
        <w:rPr>
          <w:rFonts w:ascii="Times New Roman" w:hAnsi="Times New Roman"/>
          <w:color w:val="000000" w:themeColor="text1"/>
          <w:sz w:val="24"/>
          <w:szCs w:val="24"/>
        </w:rPr>
        <w:t>11</w:t>
      </w:r>
      <w:r w:rsidR="006218BD">
        <w:rPr>
          <w:rFonts w:ascii="Times New Roman" w:hAnsi="Times New Roman"/>
          <w:color w:val="000000" w:themeColor="text1"/>
          <w:sz w:val="24"/>
          <w:szCs w:val="24"/>
        </w:rPr>
        <w:t>)</w:t>
      </w:r>
      <w:r w:rsidR="0064379B" w:rsidRPr="006A51D2">
        <w:rPr>
          <w:rFonts w:ascii="Times New Roman" w:hAnsi="Times New Roman"/>
          <w:color w:val="000000" w:themeColor="text1"/>
          <w:sz w:val="24"/>
          <w:szCs w:val="24"/>
        </w:rPr>
        <w:t>, 1735-1747.</w:t>
      </w:r>
    </w:p>
    <w:p w14:paraId="4DF4AD6A" w14:textId="75844FBF"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Deloitte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2013</w:t>
      </w:r>
      <w:r w:rsidR="00526D45">
        <w:rPr>
          <w:rFonts w:ascii="Times New Roman" w:hAnsi="Times New Roman"/>
          <w:color w:val="000000" w:themeColor="text1"/>
          <w:sz w:val="24"/>
          <w:szCs w:val="24"/>
        </w:rPr>
        <w:t>)</w:t>
      </w:r>
      <w:r w:rsidR="006218BD">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Annual Review of Football Finance 2013</w:t>
      </w:r>
      <w:r w:rsidRPr="006A51D2">
        <w:rPr>
          <w:rFonts w:ascii="Times New Roman" w:hAnsi="Times New Roman"/>
          <w:color w:val="000000" w:themeColor="text1"/>
          <w:sz w:val="24"/>
          <w:szCs w:val="24"/>
        </w:rPr>
        <w:t xml:space="preserve"> </w:t>
      </w:r>
      <w:r w:rsidR="008B0252" w:rsidRPr="006A51D2">
        <w:rPr>
          <w:rFonts w:ascii="Times New Roman" w:hAnsi="Times New Roman"/>
          <w:color w:val="000000" w:themeColor="text1"/>
          <w:sz w:val="24"/>
          <w:szCs w:val="24"/>
        </w:rPr>
        <w:t>Manchester: Sports Business Group, June.</w:t>
      </w:r>
    </w:p>
    <w:p w14:paraId="3EAD8743" w14:textId="0B6D3878"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Deloitte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2014</w:t>
      </w:r>
      <w:r w:rsidR="00526D45">
        <w:rPr>
          <w:rFonts w:ascii="Times New Roman" w:hAnsi="Times New Roman"/>
          <w:color w:val="000000" w:themeColor="text1"/>
          <w:sz w:val="24"/>
          <w:szCs w:val="24"/>
        </w:rPr>
        <w:t>)</w:t>
      </w:r>
      <w:r w:rsidR="006218BD">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 xml:space="preserve">Football Money League </w:t>
      </w:r>
      <w:r w:rsidR="008B0252" w:rsidRPr="006A51D2">
        <w:rPr>
          <w:rFonts w:ascii="Times New Roman" w:hAnsi="Times New Roman"/>
          <w:color w:val="000000" w:themeColor="text1"/>
          <w:sz w:val="24"/>
          <w:szCs w:val="24"/>
        </w:rPr>
        <w:t xml:space="preserve">Manchester: </w:t>
      </w:r>
      <w:r w:rsidRPr="006A51D2">
        <w:rPr>
          <w:rFonts w:ascii="Times New Roman" w:hAnsi="Times New Roman"/>
          <w:color w:val="000000" w:themeColor="text1"/>
          <w:sz w:val="24"/>
          <w:szCs w:val="24"/>
        </w:rPr>
        <w:t>Deloitte</w:t>
      </w:r>
      <w:r w:rsidRPr="006A51D2">
        <w:rPr>
          <w:rFonts w:ascii="Times New Roman" w:hAnsi="Times New Roman"/>
          <w:i/>
          <w:color w:val="000000" w:themeColor="text1"/>
          <w:sz w:val="24"/>
          <w:szCs w:val="24"/>
        </w:rPr>
        <w:t xml:space="preserve"> </w:t>
      </w:r>
      <w:r w:rsidRPr="006A51D2">
        <w:rPr>
          <w:rFonts w:ascii="Times New Roman" w:hAnsi="Times New Roman"/>
          <w:color w:val="000000" w:themeColor="text1"/>
          <w:sz w:val="24"/>
          <w:szCs w:val="24"/>
        </w:rPr>
        <w:t xml:space="preserve">Sports Business Group, January, </w:t>
      </w:r>
    </w:p>
    <w:p w14:paraId="222AE152" w14:textId="6868BBFD" w:rsidR="00E33E71" w:rsidRPr="006A51D2" w:rsidRDefault="00DC1B88"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Dickinson, M. </w:t>
      </w:r>
      <w:r w:rsidR="00526D45">
        <w:rPr>
          <w:rFonts w:ascii="Times New Roman" w:hAnsi="Times New Roman"/>
          <w:color w:val="000000" w:themeColor="text1"/>
          <w:sz w:val="24"/>
          <w:szCs w:val="24"/>
        </w:rPr>
        <w:t>(</w:t>
      </w:r>
      <w:r w:rsidR="00E33E71" w:rsidRPr="006A51D2">
        <w:rPr>
          <w:rFonts w:ascii="Times New Roman" w:hAnsi="Times New Roman"/>
          <w:color w:val="000000" w:themeColor="text1"/>
          <w:sz w:val="24"/>
          <w:szCs w:val="24"/>
        </w:rPr>
        <w:t>2010</w:t>
      </w:r>
      <w:r w:rsidR="00526D45">
        <w:rPr>
          <w:rFonts w:ascii="Times New Roman" w:hAnsi="Times New Roman"/>
          <w:color w:val="000000" w:themeColor="text1"/>
          <w:sz w:val="24"/>
          <w:szCs w:val="24"/>
        </w:rPr>
        <w:t>)</w:t>
      </w:r>
      <w:r w:rsidR="006218BD">
        <w:rPr>
          <w:rFonts w:ascii="Times New Roman" w:hAnsi="Times New Roman"/>
          <w:color w:val="000000" w:themeColor="text1"/>
          <w:sz w:val="24"/>
          <w:szCs w:val="24"/>
        </w:rPr>
        <w:t>.</w:t>
      </w:r>
      <w:r w:rsidR="00E33E71" w:rsidRPr="006A51D2">
        <w:rPr>
          <w:rFonts w:ascii="Times New Roman" w:hAnsi="Times New Roman"/>
          <w:color w:val="000000" w:themeColor="text1"/>
          <w:sz w:val="24"/>
          <w:szCs w:val="24"/>
        </w:rPr>
        <w:t xml:space="preserve"> Play-Offs Could Help Break Glass Ceiling</w:t>
      </w:r>
      <w:r w:rsidR="002377E5">
        <w:rPr>
          <w:rFonts w:ascii="Times New Roman" w:hAnsi="Times New Roman"/>
          <w:color w:val="000000" w:themeColor="text1"/>
          <w:sz w:val="24"/>
          <w:szCs w:val="24"/>
        </w:rPr>
        <w:t>.</w:t>
      </w:r>
      <w:r w:rsidR="00E33E71" w:rsidRPr="006A51D2">
        <w:rPr>
          <w:rFonts w:ascii="Times New Roman" w:hAnsi="Times New Roman"/>
          <w:color w:val="000000" w:themeColor="text1"/>
          <w:sz w:val="24"/>
          <w:szCs w:val="24"/>
        </w:rPr>
        <w:t xml:space="preserve"> </w:t>
      </w:r>
      <w:r w:rsidR="00E33E71" w:rsidRPr="006A51D2">
        <w:rPr>
          <w:rFonts w:ascii="Times New Roman" w:hAnsi="Times New Roman"/>
          <w:i/>
          <w:color w:val="000000" w:themeColor="text1"/>
          <w:sz w:val="24"/>
          <w:szCs w:val="24"/>
        </w:rPr>
        <w:t>The Times</w:t>
      </w:r>
      <w:r w:rsidR="00E33E71" w:rsidRPr="006A51D2">
        <w:rPr>
          <w:rFonts w:ascii="Times New Roman" w:hAnsi="Times New Roman"/>
          <w:color w:val="000000" w:themeColor="text1"/>
          <w:sz w:val="24"/>
          <w:szCs w:val="24"/>
        </w:rPr>
        <w:t>, February 16</w:t>
      </w:r>
      <w:r w:rsidR="00E33E71" w:rsidRPr="006A51D2">
        <w:rPr>
          <w:rFonts w:ascii="Times New Roman" w:hAnsi="Times New Roman"/>
          <w:color w:val="000000" w:themeColor="text1"/>
          <w:sz w:val="24"/>
          <w:szCs w:val="24"/>
          <w:vertAlign w:val="superscript"/>
        </w:rPr>
        <w:t>th</w:t>
      </w:r>
      <w:r w:rsidR="00120F74" w:rsidRPr="006A51D2">
        <w:rPr>
          <w:rFonts w:ascii="Times New Roman" w:hAnsi="Times New Roman"/>
          <w:color w:val="000000" w:themeColor="text1"/>
          <w:sz w:val="24"/>
          <w:szCs w:val="24"/>
        </w:rPr>
        <w:t>, 75.</w:t>
      </w:r>
      <w:r w:rsidR="00E33E71" w:rsidRPr="006A51D2">
        <w:rPr>
          <w:rFonts w:ascii="Times New Roman" w:hAnsi="Times New Roman"/>
          <w:color w:val="000000" w:themeColor="text1"/>
          <w:sz w:val="24"/>
          <w:szCs w:val="24"/>
        </w:rPr>
        <w:t xml:space="preserve"> </w:t>
      </w:r>
    </w:p>
    <w:p w14:paraId="6212C14E" w14:textId="126D01DD" w:rsidR="00853704" w:rsidRPr="006A51D2" w:rsidRDefault="00853704"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lastRenderedPageBreak/>
        <w:t xml:space="preserve">Dousti, M., Jamalsirat, J. &amp; Razaghi, M.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2012</w:t>
      </w:r>
      <w:r w:rsidR="00526D45">
        <w:rPr>
          <w:rFonts w:ascii="Times New Roman" w:hAnsi="Times New Roman"/>
          <w:color w:val="000000" w:themeColor="text1"/>
          <w:sz w:val="24"/>
          <w:szCs w:val="24"/>
        </w:rPr>
        <w:t>)</w:t>
      </w:r>
      <w:r w:rsidR="006218BD">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Comparison of Competitive Balance between Iran and England’s Football Premier League</w:t>
      </w:r>
      <w:r w:rsidR="006218BD">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 xml:space="preserve">International </w:t>
      </w:r>
      <w:r w:rsidR="00B044B0">
        <w:rPr>
          <w:rFonts w:ascii="Times New Roman" w:hAnsi="Times New Roman"/>
          <w:i/>
          <w:color w:val="000000" w:themeColor="text1"/>
          <w:sz w:val="24"/>
          <w:szCs w:val="24"/>
        </w:rPr>
        <w:t>J</w:t>
      </w:r>
      <w:r w:rsidRPr="006A51D2">
        <w:rPr>
          <w:rFonts w:ascii="Times New Roman" w:hAnsi="Times New Roman"/>
          <w:i/>
          <w:color w:val="000000" w:themeColor="text1"/>
          <w:sz w:val="24"/>
          <w:szCs w:val="24"/>
        </w:rPr>
        <w:t>ournal of Sport Studies</w:t>
      </w:r>
      <w:r w:rsidRPr="006A51D2">
        <w:rPr>
          <w:rFonts w:ascii="Times New Roman" w:hAnsi="Times New Roman"/>
          <w:color w:val="000000" w:themeColor="text1"/>
          <w:sz w:val="24"/>
          <w:szCs w:val="24"/>
        </w:rPr>
        <w:t xml:space="preserve">, </w:t>
      </w:r>
      <w:r w:rsidRPr="00801927">
        <w:rPr>
          <w:rFonts w:ascii="Times New Roman" w:hAnsi="Times New Roman"/>
          <w:i/>
          <w:color w:val="000000" w:themeColor="text1"/>
          <w:sz w:val="24"/>
          <w:szCs w:val="24"/>
        </w:rPr>
        <w:t>2</w:t>
      </w:r>
      <w:r w:rsidR="006218BD">
        <w:rPr>
          <w:rFonts w:ascii="Times New Roman" w:hAnsi="Times New Roman"/>
          <w:color w:val="000000" w:themeColor="text1"/>
          <w:sz w:val="24"/>
          <w:szCs w:val="24"/>
        </w:rPr>
        <w:t>(</w:t>
      </w:r>
      <w:r w:rsidRPr="006A51D2">
        <w:rPr>
          <w:rFonts w:ascii="Times New Roman" w:hAnsi="Times New Roman"/>
          <w:color w:val="000000" w:themeColor="text1"/>
          <w:sz w:val="24"/>
          <w:szCs w:val="24"/>
        </w:rPr>
        <w:t>12</w:t>
      </w:r>
      <w:r w:rsidR="006218BD">
        <w:rPr>
          <w:rFonts w:ascii="Times New Roman" w:hAnsi="Times New Roman"/>
          <w:color w:val="000000" w:themeColor="text1"/>
          <w:sz w:val="24"/>
          <w:szCs w:val="24"/>
        </w:rPr>
        <w:t>)</w:t>
      </w:r>
      <w:r w:rsidR="0064379B" w:rsidRPr="006A51D2">
        <w:rPr>
          <w:rFonts w:ascii="Times New Roman" w:hAnsi="Times New Roman"/>
          <w:color w:val="000000" w:themeColor="text1"/>
          <w:sz w:val="24"/>
          <w:szCs w:val="24"/>
        </w:rPr>
        <w:t>, 593-597.</w:t>
      </w:r>
    </w:p>
    <w:p w14:paraId="048EC839" w14:textId="77810802" w:rsidR="001C77F0" w:rsidRPr="006A51D2" w:rsidRDefault="001C77F0"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Duby, G.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1973</w:t>
      </w:r>
      <w:r w:rsidR="00526D45">
        <w:rPr>
          <w:rFonts w:ascii="Times New Roman" w:hAnsi="Times New Roman"/>
          <w:color w:val="000000" w:themeColor="text1"/>
          <w:sz w:val="24"/>
          <w:szCs w:val="24"/>
        </w:rPr>
        <w:t>)</w:t>
      </w:r>
      <w:r w:rsidR="006218BD">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iCs/>
          <w:color w:val="000000" w:themeColor="text1"/>
          <w:sz w:val="24"/>
          <w:szCs w:val="24"/>
        </w:rPr>
        <w:t xml:space="preserve">Le Dimanche de Bouvines </w:t>
      </w:r>
      <w:r w:rsidR="006218BD" w:rsidRPr="00801927">
        <w:rPr>
          <w:rFonts w:ascii="Times New Roman" w:hAnsi="Times New Roman"/>
          <w:iCs/>
          <w:color w:val="000000" w:themeColor="text1"/>
          <w:sz w:val="24"/>
          <w:szCs w:val="24"/>
        </w:rPr>
        <w:t>[</w:t>
      </w:r>
      <w:r w:rsidR="006218BD" w:rsidRPr="006218BD">
        <w:rPr>
          <w:rFonts w:ascii="Times New Roman" w:hAnsi="Times New Roman"/>
          <w:iCs/>
          <w:color w:val="000000"/>
          <w:sz w:val="24"/>
          <w:szCs w:val="24"/>
        </w:rPr>
        <w:t>Shepherd's Sunday</w:t>
      </w:r>
      <w:r w:rsidR="006218BD">
        <w:rPr>
          <w:rFonts w:ascii="Times New Roman" w:hAnsi="Times New Roman"/>
          <w:iCs/>
          <w:color w:val="000000"/>
          <w:sz w:val="24"/>
          <w:szCs w:val="24"/>
        </w:rPr>
        <w:t xml:space="preserve">]. </w:t>
      </w:r>
      <w:r w:rsidRPr="006A51D2">
        <w:rPr>
          <w:rFonts w:ascii="Times New Roman" w:hAnsi="Times New Roman"/>
          <w:color w:val="000000" w:themeColor="text1"/>
          <w:sz w:val="24"/>
          <w:szCs w:val="24"/>
        </w:rPr>
        <w:t>Paris: Gallimard</w:t>
      </w:r>
      <w:r w:rsidR="002377E5">
        <w:rPr>
          <w:rFonts w:ascii="Times New Roman" w:hAnsi="Times New Roman"/>
          <w:color w:val="000000" w:themeColor="text1"/>
          <w:sz w:val="24"/>
          <w:szCs w:val="24"/>
        </w:rPr>
        <w:t>.</w:t>
      </w:r>
    </w:p>
    <w:p w14:paraId="4E2171FD" w14:textId="01FE7812" w:rsidR="00E33E71" w:rsidRPr="006A51D2" w:rsidRDefault="00895547"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Endlar, A.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2007</w:t>
      </w:r>
      <w:r w:rsidR="00526D45">
        <w:rPr>
          <w:rFonts w:ascii="Times New Roman" w:hAnsi="Times New Roman"/>
          <w:color w:val="000000" w:themeColor="text1"/>
          <w:sz w:val="24"/>
          <w:szCs w:val="24"/>
        </w:rPr>
        <w:t>)</w:t>
      </w:r>
      <w:r w:rsidR="006218BD">
        <w:rPr>
          <w:rFonts w:ascii="Times New Roman" w:hAnsi="Times New Roman"/>
          <w:color w:val="000000" w:themeColor="text1"/>
          <w:sz w:val="24"/>
          <w:szCs w:val="24"/>
        </w:rPr>
        <w:t>.</w:t>
      </w:r>
      <w:r w:rsidR="00E33E71" w:rsidRPr="006A51D2">
        <w:rPr>
          <w:rFonts w:ascii="Times New Roman" w:hAnsi="Times New Roman"/>
          <w:color w:val="000000" w:themeColor="text1"/>
          <w:sz w:val="24"/>
          <w:szCs w:val="24"/>
        </w:rPr>
        <w:t xml:space="preserve"> </w:t>
      </w:r>
      <w:r w:rsidR="00E33E71" w:rsidRPr="006A51D2">
        <w:rPr>
          <w:rFonts w:ascii="Times New Roman" w:hAnsi="Times New Roman"/>
          <w:i/>
          <w:color w:val="000000" w:themeColor="text1"/>
          <w:sz w:val="24"/>
          <w:szCs w:val="24"/>
        </w:rPr>
        <w:t>Manchester United: The Complete Record</w:t>
      </w:r>
      <w:r w:rsidR="006218BD">
        <w:rPr>
          <w:rFonts w:ascii="Times New Roman" w:hAnsi="Times New Roman"/>
          <w:i/>
          <w:color w:val="000000" w:themeColor="text1"/>
          <w:sz w:val="24"/>
          <w:szCs w:val="24"/>
        </w:rPr>
        <w:t>.</w:t>
      </w:r>
      <w:r w:rsidR="00E33E71" w:rsidRPr="006A51D2">
        <w:rPr>
          <w:rFonts w:ascii="Times New Roman" w:hAnsi="Times New Roman"/>
          <w:i/>
          <w:color w:val="000000" w:themeColor="text1"/>
          <w:sz w:val="24"/>
          <w:szCs w:val="24"/>
        </w:rPr>
        <w:t xml:space="preserve"> </w:t>
      </w:r>
      <w:r w:rsidR="00E33E71" w:rsidRPr="006A51D2">
        <w:rPr>
          <w:rFonts w:ascii="Times New Roman" w:hAnsi="Times New Roman"/>
          <w:color w:val="000000" w:themeColor="text1"/>
          <w:sz w:val="24"/>
          <w:szCs w:val="24"/>
        </w:rPr>
        <w:t>London: Orion Books.</w:t>
      </w:r>
    </w:p>
    <w:p w14:paraId="741ED10C" w14:textId="77777777" w:rsidR="00370EE1" w:rsidRPr="006A51D2" w:rsidRDefault="00846E56"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Ernst &amp; Y</w:t>
      </w:r>
      <w:r w:rsidR="00370EE1" w:rsidRPr="006A51D2">
        <w:rPr>
          <w:rFonts w:ascii="Times New Roman" w:hAnsi="Times New Roman"/>
          <w:color w:val="000000" w:themeColor="text1"/>
          <w:sz w:val="24"/>
          <w:szCs w:val="24"/>
        </w:rPr>
        <w:t>oung (</w:t>
      </w:r>
      <w:r w:rsidRPr="006A51D2">
        <w:rPr>
          <w:rFonts w:ascii="Times New Roman" w:hAnsi="Times New Roman"/>
          <w:color w:val="000000" w:themeColor="text1"/>
          <w:sz w:val="24"/>
          <w:szCs w:val="24"/>
        </w:rPr>
        <w:t>2015)</w:t>
      </w:r>
      <w:r w:rsidR="006218BD">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The Economic Impact of the Premier League</w:t>
      </w:r>
      <w:r w:rsidR="00750033">
        <w:rPr>
          <w:rFonts w:ascii="Times New Roman" w:hAnsi="Times New Roman"/>
          <w:i/>
          <w:color w:val="000000" w:themeColor="text1"/>
          <w:sz w:val="24"/>
          <w:szCs w:val="24"/>
        </w:rPr>
        <w:t>.</w:t>
      </w:r>
      <w:r w:rsidRPr="006A51D2">
        <w:rPr>
          <w:rFonts w:ascii="Times New Roman" w:hAnsi="Times New Roman"/>
          <w:i/>
          <w:color w:val="000000" w:themeColor="text1"/>
          <w:sz w:val="24"/>
          <w:szCs w:val="24"/>
        </w:rPr>
        <w:t xml:space="preserve"> </w:t>
      </w:r>
      <w:r w:rsidRPr="006A51D2">
        <w:rPr>
          <w:rFonts w:ascii="Times New Roman" w:hAnsi="Times New Roman"/>
          <w:color w:val="000000" w:themeColor="text1"/>
          <w:sz w:val="24"/>
          <w:szCs w:val="24"/>
        </w:rPr>
        <w:t>London.</w:t>
      </w:r>
    </w:p>
    <w:p w14:paraId="5D46A6E7" w14:textId="77777777" w:rsidR="00846E56" w:rsidRPr="006A51D2" w:rsidRDefault="00846E56"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Ernst &amp; Young (2017)</w:t>
      </w:r>
      <w:r w:rsidR="00750033">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Stoke City Football Club: Economic and Social Impact Assessment</w:t>
      </w:r>
      <w:r w:rsidR="00750033">
        <w:rPr>
          <w:rFonts w:ascii="Times New Roman" w:hAnsi="Times New Roman"/>
          <w:i/>
          <w:color w:val="000000" w:themeColor="text1"/>
          <w:sz w:val="24"/>
          <w:szCs w:val="24"/>
        </w:rPr>
        <w:t>.</w:t>
      </w:r>
      <w:r w:rsidRPr="006A51D2">
        <w:rPr>
          <w:rFonts w:ascii="Times New Roman" w:hAnsi="Times New Roman"/>
          <w:i/>
          <w:color w:val="000000" w:themeColor="text1"/>
          <w:sz w:val="24"/>
          <w:szCs w:val="24"/>
        </w:rPr>
        <w:t xml:space="preserve"> </w:t>
      </w:r>
      <w:r w:rsidRPr="006A51D2">
        <w:rPr>
          <w:rFonts w:ascii="Times New Roman" w:hAnsi="Times New Roman"/>
          <w:color w:val="000000" w:themeColor="text1"/>
          <w:sz w:val="24"/>
          <w:szCs w:val="24"/>
        </w:rPr>
        <w:t>London.</w:t>
      </w:r>
    </w:p>
    <w:p w14:paraId="7A7DDB55" w14:textId="30A66BB2" w:rsidR="000B0BB6" w:rsidRPr="00165DE0" w:rsidRDefault="00853704" w:rsidP="00AA0B8A">
      <w:pPr>
        <w:spacing w:after="60" w:line="240" w:lineRule="auto"/>
        <w:ind w:left="720" w:hanging="720"/>
        <w:jc w:val="both"/>
        <w:rPr>
          <w:rFonts w:ascii="Times New Roman" w:hAnsi="Times New Roman"/>
          <w:color w:val="000000" w:themeColor="text1"/>
          <w:sz w:val="24"/>
          <w:szCs w:val="24"/>
          <w:lang w:val="de-DE"/>
        </w:rPr>
      </w:pPr>
      <w:r w:rsidRPr="006A51D2">
        <w:rPr>
          <w:rFonts w:ascii="Times New Roman" w:hAnsi="Times New Roman"/>
          <w:color w:val="000000" w:themeColor="text1"/>
          <w:sz w:val="24"/>
          <w:szCs w:val="24"/>
        </w:rPr>
        <w:t>F</w:t>
      </w:r>
      <w:r w:rsidR="000B0BB6" w:rsidRPr="006A51D2">
        <w:rPr>
          <w:rFonts w:ascii="Times New Roman" w:hAnsi="Times New Roman"/>
          <w:color w:val="000000" w:themeColor="text1"/>
          <w:sz w:val="24"/>
          <w:szCs w:val="24"/>
        </w:rPr>
        <w:t xml:space="preserve">edderson, A. &amp; Maennig, W. </w:t>
      </w:r>
      <w:r w:rsidR="00526D45">
        <w:rPr>
          <w:rFonts w:ascii="Times New Roman" w:hAnsi="Times New Roman"/>
          <w:color w:val="000000" w:themeColor="text1"/>
          <w:sz w:val="24"/>
          <w:szCs w:val="24"/>
        </w:rPr>
        <w:t>(</w:t>
      </w:r>
      <w:r w:rsidR="000B0BB6" w:rsidRPr="006A51D2">
        <w:rPr>
          <w:rFonts w:ascii="Times New Roman" w:hAnsi="Times New Roman"/>
          <w:color w:val="000000" w:themeColor="text1"/>
          <w:sz w:val="24"/>
          <w:szCs w:val="24"/>
        </w:rPr>
        <w:t>2008</w:t>
      </w:r>
      <w:r w:rsidR="00526D45">
        <w:rPr>
          <w:rFonts w:ascii="Times New Roman" w:hAnsi="Times New Roman"/>
          <w:color w:val="000000" w:themeColor="text1"/>
          <w:sz w:val="24"/>
          <w:szCs w:val="24"/>
        </w:rPr>
        <w:t>)</w:t>
      </w:r>
      <w:r w:rsidR="00750033">
        <w:rPr>
          <w:rFonts w:ascii="Times New Roman" w:hAnsi="Times New Roman"/>
          <w:color w:val="000000" w:themeColor="text1"/>
          <w:sz w:val="24"/>
          <w:szCs w:val="24"/>
        </w:rPr>
        <w:t>.</w:t>
      </w:r>
      <w:r w:rsidR="000B0BB6"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Trends in Competitive Balance: Is there Evidence for Growing Imbalance in Professional Sports Leagues?</w:t>
      </w:r>
      <w:r w:rsidRPr="006A51D2">
        <w:rPr>
          <w:rFonts w:ascii="Times New Roman" w:hAnsi="Times New Roman"/>
          <w:color w:val="000000" w:themeColor="text1"/>
          <w:sz w:val="24"/>
          <w:szCs w:val="24"/>
        </w:rPr>
        <w:t xml:space="preserve"> </w:t>
      </w:r>
      <w:r w:rsidR="000B0BB6" w:rsidRPr="00165DE0">
        <w:rPr>
          <w:rFonts w:ascii="Times New Roman" w:eastAsia="Times New Roman" w:hAnsi="Times New Roman"/>
          <w:color w:val="000000" w:themeColor="text1"/>
          <w:sz w:val="24"/>
          <w:szCs w:val="24"/>
          <w:lang w:val="de-DE" w:eastAsia="en-GB"/>
        </w:rPr>
        <w:t>Hamburg: Universität Hamburg Institut für Außenhandel und Wirtschaftsintegration.</w:t>
      </w:r>
    </w:p>
    <w:p w14:paraId="49544FE7" w14:textId="46C34D4C"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165DE0">
        <w:rPr>
          <w:rFonts w:ascii="Times New Roman" w:hAnsi="Times New Roman"/>
          <w:color w:val="000000" w:themeColor="text1"/>
          <w:sz w:val="24"/>
          <w:szCs w:val="24"/>
          <w:lang w:val="de-DE"/>
        </w:rPr>
        <w:t xml:space="preserve">Fifield, D. </w:t>
      </w:r>
      <w:r w:rsidR="00526D45" w:rsidRPr="00165DE0">
        <w:rPr>
          <w:rFonts w:ascii="Times New Roman" w:hAnsi="Times New Roman"/>
          <w:color w:val="000000" w:themeColor="text1"/>
          <w:sz w:val="24"/>
          <w:szCs w:val="24"/>
          <w:lang w:val="de-DE"/>
        </w:rPr>
        <w:t>(</w:t>
      </w:r>
      <w:r w:rsidRPr="00165DE0">
        <w:rPr>
          <w:rFonts w:ascii="Times New Roman" w:hAnsi="Times New Roman"/>
          <w:color w:val="000000" w:themeColor="text1"/>
          <w:sz w:val="24"/>
          <w:szCs w:val="24"/>
          <w:lang w:val="de-DE"/>
        </w:rPr>
        <w:t>2008</w:t>
      </w:r>
      <w:r w:rsidR="00526D45" w:rsidRPr="00165DE0">
        <w:rPr>
          <w:rFonts w:ascii="Times New Roman" w:hAnsi="Times New Roman"/>
          <w:color w:val="000000" w:themeColor="text1"/>
          <w:sz w:val="24"/>
          <w:szCs w:val="24"/>
          <w:lang w:val="de-DE"/>
        </w:rPr>
        <w:t>)</w:t>
      </w:r>
      <w:r w:rsidR="00750033" w:rsidRPr="00165DE0">
        <w:rPr>
          <w:rFonts w:ascii="Times New Roman" w:hAnsi="Times New Roman"/>
          <w:color w:val="000000" w:themeColor="text1"/>
          <w:sz w:val="24"/>
          <w:szCs w:val="24"/>
          <w:lang w:val="de-DE"/>
        </w:rPr>
        <w:t>.</w:t>
      </w:r>
      <w:r w:rsidRPr="00165DE0">
        <w:rPr>
          <w:rFonts w:ascii="Times New Roman" w:hAnsi="Times New Roman"/>
          <w:color w:val="000000" w:themeColor="text1"/>
          <w:sz w:val="24"/>
          <w:szCs w:val="24"/>
          <w:lang w:val="de-DE"/>
        </w:rPr>
        <w:t xml:space="preserve"> </w:t>
      </w:r>
      <w:r w:rsidRPr="006A51D2">
        <w:rPr>
          <w:rFonts w:ascii="Times New Roman" w:hAnsi="Times New Roman"/>
          <w:color w:val="000000" w:themeColor="text1"/>
          <w:sz w:val="24"/>
          <w:szCs w:val="24"/>
        </w:rPr>
        <w:t>Football: Kenyon Urges Chasing Pack t</w:t>
      </w:r>
      <w:r w:rsidR="002D4E65" w:rsidRPr="006A51D2">
        <w:rPr>
          <w:rFonts w:ascii="Times New Roman" w:hAnsi="Times New Roman"/>
          <w:color w:val="000000" w:themeColor="text1"/>
          <w:sz w:val="24"/>
          <w:szCs w:val="24"/>
        </w:rPr>
        <w:t>o “Get their Houses in Order”</w:t>
      </w:r>
      <w:r w:rsidR="002377E5">
        <w:rPr>
          <w:rFonts w:ascii="Times New Roman" w:hAnsi="Times New Roman"/>
          <w:color w:val="000000" w:themeColor="text1"/>
          <w:sz w:val="24"/>
          <w:szCs w:val="24"/>
        </w:rPr>
        <w:t>.</w:t>
      </w:r>
      <w:r w:rsidR="002D4E65"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The Guardian,</w:t>
      </w:r>
      <w:r w:rsidRPr="006A51D2">
        <w:rPr>
          <w:rFonts w:ascii="Times New Roman" w:hAnsi="Times New Roman"/>
          <w:color w:val="000000" w:themeColor="text1"/>
          <w:sz w:val="24"/>
          <w:szCs w:val="24"/>
        </w:rPr>
        <w:t xml:space="preserve"> July 29</w:t>
      </w:r>
      <w:r w:rsidRPr="006A51D2">
        <w:rPr>
          <w:rFonts w:ascii="Times New Roman" w:hAnsi="Times New Roman"/>
          <w:color w:val="000000" w:themeColor="text1"/>
          <w:sz w:val="24"/>
          <w:szCs w:val="24"/>
          <w:vertAlign w:val="superscript"/>
        </w:rPr>
        <w:t>th</w:t>
      </w:r>
      <w:r w:rsidR="00C205E9" w:rsidRPr="006A51D2">
        <w:rPr>
          <w:rFonts w:ascii="Times New Roman" w:hAnsi="Times New Roman"/>
          <w:color w:val="000000" w:themeColor="text1"/>
          <w:sz w:val="24"/>
          <w:szCs w:val="24"/>
        </w:rPr>
        <w:t>, 3.</w:t>
      </w:r>
    </w:p>
    <w:p w14:paraId="428A2CDB" w14:textId="3C72DF3D" w:rsidR="00E33E71" w:rsidRDefault="00895547" w:rsidP="00AA0B8A">
      <w:pPr>
        <w:spacing w:after="60" w:line="240" w:lineRule="auto"/>
        <w:ind w:left="720" w:hanging="720"/>
        <w:jc w:val="both"/>
        <w:rPr>
          <w:rFonts w:ascii="Times New Roman" w:eastAsia="Times New Roman" w:hAnsi="Times New Roman"/>
          <w:color w:val="000000" w:themeColor="text1"/>
          <w:sz w:val="24"/>
          <w:szCs w:val="24"/>
          <w:lang w:eastAsia="en-GB"/>
        </w:rPr>
      </w:pPr>
      <w:r w:rsidRPr="006A51D2">
        <w:rPr>
          <w:rFonts w:ascii="Times New Roman" w:eastAsia="Times New Roman" w:hAnsi="Times New Roman"/>
          <w:color w:val="000000" w:themeColor="text1"/>
          <w:sz w:val="24"/>
          <w:szCs w:val="24"/>
          <w:lang w:eastAsia="en-GB"/>
        </w:rPr>
        <w:t xml:space="preserve">Fishwick, N. </w:t>
      </w:r>
      <w:r w:rsidR="00526D45">
        <w:rPr>
          <w:rFonts w:ascii="Times New Roman" w:eastAsia="Times New Roman" w:hAnsi="Times New Roman"/>
          <w:color w:val="000000" w:themeColor="text1"/>
          <w:sz w:val="24"/>
          <w:szCs w:val="24"/>
          <w:lang w:eastAsia="en-GB"/>
        </w:rPr>
        <w:t>(</w:t>
      </w:r>
      <w:r w:rsidR="00E33E71" w:rsidRPr="006A51D2">
        <w:rPr>
          <w:rFonts w:ascii="Times New Roman" w:eastAsia="Times New Roman" w:hAnsi="Times New Roman"/>
          <w:color w:val="000000" w:themeColor="text1"/>
          <w:sz w:val="24"/>
          <w:szCs w:val="24"/>
          <w:lang w:eastAsia="en-GB"/>
        </w:rPr>
        <w:t>1989</w:t>
      </w:r>
      <w:r w:rsidR="00526D45">
        <w:rPr>
          <w:rFonts w:ascii="Times New Roman" w:eastAsia="Times New Roman" w:hAnsi="Times New Roman"/>
          <w:color w:val="000000" w:themeColor="text1"/>
          <w:sz w:val="24"/>
          <w:szCs w:val="24"/>
          <w:lang w:eastAsia="en-GB"/>
        </w:rPr>
        <w:t>)</w:t>
      </w:r>
      <w:r w:rsidR="00750033">
        <w:rPr>
          <w:rFonts w:ascii="Times New Roman" w:eastAsia="Times New Roman" w:hAnsi="Times New Roman"/>
          <w:color w:val="000000" w:themeColor="text1"/>
          <w:sz w:val="24"/>
          <w:szCs w:val="24"/>
          <w:lang w:eastAsia="en-GB"/>
        </w:rPr>
        <w:t>.</w:t>
      </w:r>
      <w:r w:rsidR="00E33E71" w:rsidRPr="006A51D2">
        <w:rPr>
          <w:rFonts w:ascii="Times New Roman" w:eastAsia="Times New Roman" w:hAnsi="Times New Roman"/>
          <w:i/>
          <w:color w:val="000000" w:themeColor="text1"/>
          <w:sz w:val="24"/>
          <w:szCs w:val="24"/>
          <w:lang w:eastAsia="en-GB"/>
        </w:rPr>
        <w:t xml:space="preserve"> Association Football and English Social Life, 1910-1950 </w:t>
      </w:r>
      <w:r w:rsidR="00E33E71" w:rsidRPr="006A51D2">
        <w:rPr>
          <w:rFonts w:ascii="Times New Roman" w:eastAsia="Times New Roman" w:hAnsi="Times New Roman"/>
          <w:color w:val="000000" w:themeColor="text1"/>
          <w:sz w:val="24"/>
          <w:szCs w:val="24"/>
          <w:lang w:eastAsia="en-GB"/>
        </w:rPr>
        <w:t>Manchester: Manchester University Press.</w:t>
      </w:r>
    </w:p>
    <w:p w14:paraId="49E7A287" w14:textId="76822F38" w:rsidR="006218BD" w:rsidRPr="00801927" w:rsidRDefault="006218BD" w:rsidP="00801927">
      <w:pPr>
        <w:tabs>
          <w:tab w:val="left" w:pos="8245"/>
        </w:tabs>
        <w:spacing w:after="60" w:line="240" w:lineRule="auto"/>
        <w:ind w:left="720" w:hanging="720"/>
        <w:jc w:val="both"/>
        <w:rPr>
          <w:rFonts w:ascii="Times New Roman" w:hAnsi="Times New Roman"/>
          <w:color w:val="000000"/>
          <w:sz w:val="24"/>
          <w:szCs w:val="24"/>
        </w:rPr>
      </w:pPr>
      <w:r w:rsidRPr="006218BD">
        <w:rPr>
          <w:rFonts w:ascii="Times New Roman" w:hAnsi="Times New Roman"/>
          <w:color w:val="000000"/>
          <w:sz w:val="24"/>
          <w:szCs w:val="24"/>
        </w:rPr>
        <w:t>Football and Money: Everything to play for</w:t>
      </w:r>
      <w:r>
        <w:rPr>
          <w:rFonts w:ascii="Times New Roman" w:hAnsi="Times New Roman"/>
          <w:color w:val="000000"/>
          <w:sz w:val="24"/>
          <w:szCs w:val="24"/>
        </w:rPr>
        <w:t xml:space="preserve"> </w:t>
      </w:r>
      <w:r w:rsidRPr="006218BD">
        <w:rPr>
          <w:rFonts w:ascii="Times New Roman" w:hAnsi="Times New Roman"/>
          <w:color w:val="000000"/>
          <w:sz w:val="24"/>
          <w:szCs w:val="24"/>
        </w:rPr>
        <w:t>(May 10</w:t>
      </w:r>
      <w:r w:rsidRPr="006218BD">
        <w:rPr>
          <w:rFonts w:ascii="Times New Roman" w:hAnsi="Times New Roman"/>
          <w:color w:val="000000"/>
          <w:sz w:val="24"/>
          <w:szCs w:val="24"/>
          <w:vertAlign w:val="superscript"/>
        </w:rPr>
        <w:t>th</w:t>
      </w:r>
      <w:r w:rsidRPr="006218BD">
        <w:rPr>
          <w:rFonts w:ascii="Times New Roman" w:hAnsi="Times New Roman"/>
          <w:color w:val="000000"/>
          <w:sz w:val="24"/>
          <w:szCs w:val="24"/>
        </w:rPr>
        <w:t xml:space="preserve"> 2014)</w:t>
      </w:r>
      <w:r>
        <w:rPr>
          <w:rFonts w:ascii="Times New Roman" w:hAnsi="Times New Roman"/>
          <w:color w:val="000000"/>
          <w:sz w:val="24"/>
          <w:szCs w:val="24"/>
        </w:rPr>
        <w:t xml:space="preserve">. </w:t>
      </w:r>
      <w:r w:rsidRPr="006218BD">
        <w:rPr>
          <w:rFonts w:ascii="Times New Roman" w:hAnsi="Times New Roman"/>
          <w:i/>
          <w:color w:val="000000"/>
          <w:sz w:val="24"/>
          <w:szCs w:val="24"/>
        </w:rPr>
        <w:t>The Economist</w:t>
      </w:r>
      <w:r w:rsidRPr="006218BD">
        <w:rPr>
          <w:rFonts w:ascii="Times New Roman" w:hAnsi="Times New Roman"/>
          <w:color w:val="000000"/>
          <w:sz w:val="24"/>
          <w:szCs w:val="24"/>
        </w:rPr>
        <w:t>, 41.</w:t>
      </w:r>
    </w:p>
    <w:p w14:paraId="5652EE22" w14:textId="584234D2" w:rsidR="00E33E71" w:rsidRPr="006A51D2" w:rsidRDefault="001D5253"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Francis, C.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1925</w:t>
      </w:r>
      <w:r w:rsidR="00526D45">
        <w:rPr>
          <w:rFonts w:ascii="Times New Roman" w:hAnsi="Times New Roman"/>
          <w:color w:val="000000" w:themeColor="text1"/>
          <w:sz w:val="24"/>
          <w:szCs w:val="24"/>
        </w:rPr>
        <w:t>)</w:t>
      </w:r>
      <w:r w:rsidR="00750033">
        <w:rPr>
          <w:rFonts w:ascii="Times New Roman" w:hAnsi="Times New Roman"/>
          <w:color w:val="000000" w:themeColor="text1"/>
          <w:sz w:val="24"/>
          <w:szCs w:val="24"/>
        </w:rPr>
        <w:t>.</w:t>
      </w:r>
      <w:r w:rsidR="00E33E71" w:rsidRPr="006A51D2">
        <w:rPr>
          <w:rFonts w:ascii="Times New Roman" w:hAnsi="Times New Roman"/>
          <w:i/>
          <w:color w:val="000000" w:themeColor="text1"/>
          <w:sz w:val="24"/>
          <w:szCs w:val="24"/>
        </w:rPr>
        <w:t xml:space="preserve"> History of</w:t>
      </w:r>
      <w:r w:rsidR="00450BE7" w:rsidRPr="006A51D2">
        <w:rPr>
          <w:rFonts w:ascii="Times New Roman" w:hAnsi="Times New Roman"/>
          <w:i/>
          <w:color w:val="000000" w:themeColor="text1"/>
          <w:sz w:val="24"/>
          <w:szCs w:val="24"/>
        </w:rPr>
        <w:t xml:space="preserve"> Blackburn Rovers F.C. 1875-1925</w:t>
      </w:r>
      <w:r w:rsidR="00750033">
        <w:rPr>
          <w:rFonts w:ascii="Times New Roman" w:hAnsi="Times New Roman"/>
          <w:i/>
          <w:color w:val="000000" w:themeColor="text1"/>
          <w:sz w:val="24"/>
          <w:szCs w:val="24"/>
        </w:rPr>
        <w:t>.</w:t>
      </w:r>
      <w:r w:rsidR="00E33E71" w:rsidRPr="006A51D2">
        <w:rPr>
          <w:rFonts w:ascii="Times New Roman" w:hAnsi="Times New Roman"/>
          <w:color w:val="000000" w:themeColor="text1"/>
          <w:sz w:val="24"/>
          <w:szCs w:val="24"/>
        </w:rPr>
        <w:t xml:space="preserve"> Blackburn: Toulmin.</w:t>
      </w:r>
    </w:p>
    <w:p w14:paraId="46866711" w14:textId="26F31D93" w:rsidR="002D4E65" w:rsidRPr="006A51D2" w:rsidRDefault="002D4E65"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Freestone, C. &amp; Manoli, A. (2017)</w:t>
      </w:r>
      <w:r w:rsidR="00750033">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00750033">
        <w:rPr>
          <w:rFonts w:ascii="Times New Roman" w:hAnsi="Times New Roman"/>
          <w:color w:val="000000" w:themeColor="text1"/>
          <w:sz w:val="24"/>
          <w:szCs w:val="24"/>
        </w:rPr>
        <w:t>F</w:t>
      </w:r>
      <w:r w:rsidRPr="006A51D2">
        <w:rPr>
          <w:rFonts w:ascii="Times New Roman" w:hAnsi="Times New Roman"/>
          <w:color w:val="000000" w:themeColor="text1"/>
          <w:sz w:val="24"/>
          <w:szCs w:val="24"/>
        </w:rPr>
        <w:t>inancial Fair Play and Competitive Balance in the Premier League</w:t>
      </w:r>
      <w:r w:rsidR="00750033">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Sport, Business and Management</w:t>
      </w:r>
      <w:r w:rsidRPr="006A51D2">
        <w:rPr>
          <w:rFonts w:ascii="Times New Roman" w:hAnsi="Times New Roman"/>
          <w:color w:val="000000" w:themeColor="text1"/>
          <w:sz w:val="24"/>
          <w:szCs w:val="24"/>
        </w:rPr>
        <w:t xml:space="preserve">, </w:t>
      </w:r>
      <w:r w:rsidRPr="00801927">
        <w:rPr>
          <w:rFonts w:ascii="Times New Roman" w:hAnsi="Times New Roman"/>
          <w:i/>
          <w:color w:val="000000" w:themeColor="text1"/>
          <w:sz w:val="24"/>
          <w:szCs w:val="24"/>
        </w:rPr>
        <w:t>7</w:t>
      </w:r>
      <w:r w:rsidR="00750033">
        <w:rPr>
          <w:rFonts w:ascii="Times New Roman" w:hAnsi="Times New Roman"/>
          <w:color w:val="000000" w:themeColor="text1"/>
          <w:sz w:val="24"/>
          <w:szCs w:val="24"/>
        </w:rPr>
        <w:t>(</w:t>
      </w:r>
      <w:r w:rsidRPr="006A51D2">
        <w:rPr>
          <w:rFonts w:ascii="Times New Roman" w:hAnsi="Times New Roman"/>
          <w:color w:val="000000" w:themeColor="text1"/>
          <w:sz w:val="24"/>
          <w:szCs w:val="24"/>
        </w:rPr>
        <w:t>2</w:t>
      </w:r>
      <w:r w:rsidR="00750033">
        <w:rPr>
          <w:rFonts w:ascii="Times New Roman" w:hAnsi="Times New Roman"/>
          <w:color w:val="000000" w:themeColor="text1"/>
          <w:sz w:val="24"/>
          <w:szCs w:val="24"/>
        </w:rPr>
        <w:t>)</w:t>
      </w:r>
      <w:r w:rsidRPr="006A51D2">
        <w:rPr>
          <w:rFonts w:ascii="Times New Roman" w:hAnsi="Times New Roman"/>
          <w:color w:val="000000" w:themeColor="text1"/>
          <w:sz w:val="24"/>
          <w:szCs w:val="24"/>
        </w:rPr>
        <w:t>, 175-96.</w:t>
      </w:r>
    </w:p>
    <w:p w14:paraId="2D2CD36A" w14:textId="0D3230AF" w:rsidR="00853704" w:rsidRPr="006A51D2" w:rsidRDefault="00853704"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Glass, D.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1954</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00526D45">
        <w:rPr>
          <w:rFonts w:ascii="Times New Roman" w:hAnsi="Times New Roman"/>
          <w:color w:val="000000" w:themeColor="text1"/>
          <w:sz w:val="24"/>
          <w:szCs w:val="24"/>
        </w:rPr>
        <w:t>(</w:t>
      </w:r>
      <w:r w:rsidR="00750033">
        <w:rPr>
          <w:rFonts w:ascii="Times New Roman" w:hAnsi="Times New Roman"/>
          <w:color w:val="000000" w:themeColor="text1"/>
          <w:sz w:val="24"/>
          <w:szCs w:val="24"/>
        </w:rPr>
        <w:t>E</w:t>
      </w:r>
      <w:r w:rsidRPr="006A51D2">
        <w:rPr>
          <w:rFonts w:ascii="Times New Roman" w:hAnsi="Times New Roman"/>
          <w:color w:val="000000" w:themeColor="text1"/>
          <w:sz w:val="24"/>
          <w:szCs w:val="24"/>
        </w:rPr>
        <w:t>d</w:t>
      </w:r>
      <w:r w:rsidR="00B044B0">
        <w:rPr>
          <w:rFonts w:ascii="Times New Roman" w:hAnsi="Times New Roman"/>
          <w:color w:val="000000" w:themeColor="text1"/>
          <w:sz w:val="24"/>
          <w:szCs w:val="24"/>
        </w:rPr>
        <w:t>.</w:t>
      </w:r>
      <w:r w:rsidR="00526D45">
        <w:rPr>
          <w:rFonts w:ascii="Times New Roman" w:hAnsi="Times New Roman"/>
          <w:color w:val="000000" w:themeColor="text1"/>
          <w:sz w:val="24"/>
          <w:szCs w:val="24"/>
        </w:rPr>
        <w:t>)</w:t>
      </w:r>
      <w:r w:rsidR="00750033">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Social Mobility in Britain</w:t>
      </w:r>
      <w:r w:rsidR="00750033">
        <w:rPr>
          <w:rFonts w:ascii="Times New Roman" w:hAnsi="Times New Roman"/>
          <w:i/>
          <w:color w:val="000000" w:themeColor="text1"/>
          <w:sz w:val="24"/>
          <w:szCs w:val="24"/>
        </w:rPr>
        <w:t>.</w:t>
      </w:r>
      <w:r w:rsidRPr="006A51D2">
        <w:rPr>
          <w:rFonts w:ascii="Times New Roman" w:hAnsi="Times New Roman"/>
          <w:color w:val="000000" w:themeColor="text1"/>
          <w:sz w:val="24"/>
          <w:szCs w:val="24"/>
        </w:rPr>
        <w:t xml:space="preserve"> London: Routledge.</w:t>
      </w:r>
    </w:p>
    <w:p w14:paraId="2BB753FD" w14:textId="791BCEAF" w:rsidR="00853704" w:rsidRPr="006A51D2" w:rsidRDefault="00853704" w:rsidP="00AA0B8A">
      <w:pPr>
        <w:spacing w:after="60" w:line="240" w:lineRule="auto"/>
        <w:ind w:left="720" w:hanging="720"/>
        <w:jc w:val="both"/>
        <w:rPr>
          <w:rFonts w:ascii="Times New Roman" w:hAnsi="Times New Roman"/>
          <w:i/>
          <w:color w:val="000000" w:themeColor="text1"/>
          <w:sz w:val="24"/>
          <w:szCs w:val="24"/>
        </w:rPr>
      </w:pPr>
      <w:r w:rsidRPr="006A51D2">
        <w:rPr>
          <w:rFonts w:ascii="Times New Roman" w:hAnsi="Times New Roman"/>
          <w:color w:val="000000" w:themeColor="text1"/>
          <w:sz w:val="24"/>
          <w:szCs w:val="24"/>
        </w:rPr>
        <w:t xml:space="preserve">Goldblatt, D.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2007</w:t>
      </w:r>
      <w:r w:rsidR="00526D45">
        <w:rPr>
          <w:rFonts w:ascii="Times New Roman" w:hAnsi="Times New Roman"/>
          <w:color w:val="000000" w:themeColor="text1"/>
          <w:sz w:val="24"/>
          <w:szCs w:val="24"/>
        </w:rPr>
        <w:t>)</w:t>
      </w:r>
      <w:r w:rsidR="00750033">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The Ball is Round: A Global History of Football</w:t>
      </w:r>
      <w:r w:rsidR="00750033">
        <w:rPr>
          <w:rFonts w:ascii="Times New Roman" w:hAnsi="Times New Roman"/>
          <w:i/>
          <w:color w:val="000000" w:themeColor="text1"/>
          <w:sz w:val="24"/>
          <w:szCs w:val="24"/>
        </w:rPr>
        <w:t>.</w:t>
      </w:r>
      <w:r w:rsidRPr="006A51D2">
        <w:rPr>
          <w:rFonts w:ascii="Times New Roman" w:hAnsi="Times New Roman"/>
          <w:i/>
          <w:color w:val="000000" w:themeColor="text1"/>
          <w:sz w:val="24"/>
          <w:szCs w:val="24"/>
        </w:rPr>
        <w:t xml:space="preserve"> </w:t>
      </w:r>
      <w:r w:rsidRPr="006A51D2">
        <w:rPr>
          <w:rFonts w:ascii="Times New Roman" w:hAnsi="Times New Roman"/>
          <w:color w:val="000000" w:themeColor="text1"/>
          <w:sz w:val="24"/>
          <w:szCs w:val="24"/>
        </w:rPr>
        <w:t>London: Penguin.</w:t>
      </w:r>
    </w:p>
    <w:p w14:paraId="331DD984" w14:textId="78D48A86" w:rsidR="00853704" w:rsidRPr="006A51D2" w:rsidRDefault="00853704"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Goossens, K.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2006</w:t>
      </w:r>
      <w:r w:rsidR="00526D45">
        <w:rPr>
          <w:rFonts w:ascii="Times New Roman" w:hAnsi="Times New Roman"/>
          <w:color w:val="000000" w:themeColor="text1"/>
          <w:sz w:val="24"/>
          <w:szCs w:val="24"/>
        </w:rPr>
        <w:t>)</w:t>
      </w:r>
      <w:r w:rsidR="00750033">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Competitive Balance in European Football: Comparison by Adapting Measures</w:t>
      </w:r>
      <w:r w:rsidR="00750033">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Rivista di Diritto ed Economia dello Sport</w:t>
      </w:r>
      <w:r w:rsidRPr="006A51D2">
        <w:rPr>
          <w:rFonts w:ascii="Times New Roman" w:hAnsi="Times New Roman"/>
          <w:color w:val="000000" w:themeColor="text1"/>
          <w:sz w:val="24"/>
          <w:szCs w:val="24"/>
        </w:rPr>
        <w:t xml:space="preserve">, </w:t>
      </w:r>
      <w:r w:rsidRPr="00801927">
        <w:rPr>
          <w:rFonts w:ascii="Times New Roman" w:hAnsi="Times New Roman"/>
          <w:i/>
          <w:color w:val="000000" w:themeColor="text1"/>
          <w:sz w:val="24"/>
          <w:szCs w:val="24"/>
        </w:rPr>
        <w:t>2</w:t>
      </w:r>
      <w:r w:rsidR="00120F74" w:rsidRPr="006A51D2">
        <w:rPr>
          <w:rFonts w:ascii="Times New Roman" w:hAnsi="Times New Roman"/>
          <w:color w:val="000000" w:themeColor="text1"/>
          <w:sz w:val="24"/>
          <w:szCs w:val="24"/>
        </w:rPr>
        <w:t>(</w:t>
      </w:r>
      <w:r w:rsidR="00BE5BCB" w:rsidRPr="006A51D2">
        <w:rPr>
          <w:rFonts w:ascii="Times New Roman" w:hAnsi="Times New Roman"/>
          <w:color w:val="000000" w:themeColor="text1"/>
          <w:sz w:val="24"/>
          <w:szCs w:val="24"/>
        </w:rPr>
        <w:t>2</w:t>
      </w:r>
      <w:r w:rsidR="00120F74" w:rsidRPr="006A51D2">
        <w:rPr>
          <w:rFonts w:ascii="Times New Roman" w:hAnsi="Times New Roman"/>
          <w:color w:val="000000" w:themeColor="text1"/>
          <w:sz w:val="24"/>
          <w:szCs w:val="24"/>
        </w:rPr>
        <w:t>)</w:t>
      </w:r>
      <w:r w:rsidR="00BE5BCB" w:rsidRPr="006A51D2">
        <w:rPr>
          <w:rFonts w:ascii="Times New Roman" w:hAnsi="Times New Roman"/>
          <w:color w:val="000000" w:themeColor="text1"/>
          <w:sz w:val="24"/>
          <w:szCs w:val="24"/>
        </w:rPr>
        <w:t xml:space="preserve">, </w:t>
      </w:r>
      <w:r w:rsidR="0013088E" w:rsidRPr="006A51D2">
        <w:rPr>
          <w:rFonts w:ascii="Times New Roman" w:hAnsi="Times New Roman"/>
          <w:color w:val="000000" w:themeColor="text1"/>
          <w:sz w:val="24"/>
          <w:szCs w:val="24"/>
        </w:rPr>
        <w:t>77-122.</w:t>
      </w:r>
    </w:p>
    <w:p w14:paraId="1B2E772B" w14:textId="1F34FF1C" w:rsidR="00E33E71" w:rsidRPr="006A51D2" w:rsidRDefault="00E33E71" w:rsidP="00AA0B8A">
      <w:pPr>
        <w:spacing w:after="60" w:line="240" w:lineRule="auto"/>
        <w:ind w:left="720" w:hanging="720"/>
        <w:jc w:val="both"/>
        <w:outlineLvl w:val="0"/>
        <w:rPr>
          <w:rFonts w:ascii="Times New Roman" w:eastAsia="Times New Roman" w:hAnsi="Times New Roman"/>
          <w:bCs/>
          <w:color w:val="000000" w:themeColor="text1"/>
          <w:kern w:val="36"/>
          <w:sz w:val="24"/>
          <w:szCs w:val="24"/>
          <w:lang w:eastAsia="en-GB"/>
        </w:rPr>
      </w:pPr>
      <w:r w:rsidRPr="006A51D2">
        <w:rPr>
          <w:rFonts w:ascii="Times New Roman" w:hAnsi="Times New Roman"/>
          <w:color w:val="000000" w:themeColor="text1"/>
          <w:sz w:val="24"/>
          <w:szCs w:val="24"/>
        </w:rPr>
        <w:t>Guardian Data Blog</w:t>
      </w:r>
      <w:r w:rsidR="00750033">
        <w:rPr>
          <w:rFonts w:ascii="Times New Roman" w:hAnsi="Times New Roman"/>
          <w:color w:val="000000" w:themeColor="text1"/>
          <w:sz w:val="24"/>
          <w:szCs w:val="24"/>
        </w:rPr>
        <w:t>.</w:t>
      </w:r>
      <w:r w:rsidRPr="006A51D2">
        <w:rPr>
          <w:rFonts w:ascii="Times New Roman" w:eastAsia="Times New Roman" w:hAnsi="Times New Roman"/>
          <w:b/>
          <w:bCs/>
          <w:color w:val="000000" w:themeColor="text1"/>
          <w:kern w:val="36"/>
          <w:sz w:val="24"/>
          <w:szCs w:val="24"/>
          <w:lang w:eastAsia="en-GB"/>
        </w:rPr>
        <w:t xml:space="preserve"> </w:t>
      </w:r>
      <w:r w:rsidRPr="006A51D2">
        <w:rPr>
          <w:rFonts w:ascii="Times New Roman" w:eastAsia="Times New Roman" w:hAnsi="Times New Roman"/>
          <w:bCs/>
          <w:i/>
          <w:color w:val="000000" w:themeColor="text1"/>
          <w:kern w:val="36"/>
          <w:sz w:val="24"/>
          <w:szCs w:val="24"/>
          <w:lang w:eastAsia="en-GB"/>
        </w:rPr>
        <w:t>Premier League Finances: turnover, wages, debt and performance</w:t>
      </w:r>
      <w:r w:rsidRPr="006A51D2">
        <w:rPr>
          <w:rFonts w:ascii="Times New Roman" w:eastAsia="Times New Roman" w:hAnsi="Times New Roman"/>
          <w:b/>
          <w:bCs/>
          <w:color w:val="000000" w:themeColor="text1"/>
          <w:kern w:val="36"/>
          <w:sz w:val="24"/>
          <w:szCs w:val="24"/>
          <w:lang w:eastAsia="en-GB"/>
        </w:rPr>
        <w:t xml:space="preserve"> </w:t>
      </w:r>
      <w:r w:rsidRPr="006A51D2">
        <w:rPr>
          <w:rFonts w:ascii="Times New Roman" w:eastAsia="Times New Roman" w:hAnsi="Times New Roman"/>
          <w:bCs/>
          <w:color w:val="000000" w:themeColor="text1"/>
          <w:kern w:val="36"/>
          <w:sz w:val="24"/>
          <w:szCs w:val="24"/>
          <w:lang w:eastAsia="en-GB"/>
        </w:rPr>
        <w:t>accessed on March 3</w:t>
      </w:r>
      <w:r w:rsidRPr="006A51D2">
        <w:rPr>
          <w:rFonts w:ascii="Times New Roman" w:eastAsia="Times New Roman" w:hAnsi="Times New Roman"/>
          <w:bCs/>
          <w:color w:val="000000" w:themeColor="text1"/>
          <w:kern w:val="36"/>
          <w:sz w:val="24"/>
          <w:szCs w:val="24"/>
          <w:vertAlign w:val="superscript"/>
          <w:lang w:eastAsia="en-GB"/>
        </w:rPr>
        <w:t>rd</w:t>
      </w:r>
      <w:r w:rsidRPr="006A51D2">
        <w:rPr>
          <w:rFonts w:ascii="Times New Roman" w:eastAsia="Times New Roman" w:hAnsi="Times New Roman"/>
          <w:bCs/>
          <w:color w:val="000000" w:themeColor="text1"/>
          <w:kern w:val="36"/>
          <w:sz w:val="24"/>
          <w:szCs w:val="24"/>
          <w:lang w:eastAsia="en-GB"/>
        </w:rPr>
        <w:t xml:space="preserve"> 2014</w:t>
      </w:r>
      <w:r w:rsidR="0023768F" w:rsidRPr="006A51D2">
        <w:rPr>
          <w:rFonts w:ascii="Times New Roman" w:eastAsia="Times New Roman" w:hAnsi="Times New Roman"/>
          <w:bCs/>
          <w:color w:val="000000" w:themeColor="text1"/>
          <w:kern w:val="36"/>
          <w:sz w:val="24"/>
          <w:szCs w:val="24"/>
          <w:lang w:eastAsia="en-GB"/>
        </w:rPr>
        <w:t>,</w:t>
      </w:r>
      <w:r w:rsidR="0023768F" w:rsidRPr="006A51D2">
        <w:rPr>
          <w:rFonts w:ascii="Times New Roman" w:hAnsi="Times New Roman"/>
          <w:color w:val="000000" w:themeColor="text1"/>
          <w:sz w:val="24"/>
          <w:szCs w:val="24"/>
        </w:rPr>
        <w:t xml:space="preserve"> </w:t>
      </w:r>
      <w:r w:rsidR="00526D45">
        <w:rPr>
          <w:rFonts w:ascii="Times New Roman" w:hAnsi="Times New Roman"/>
          <w:color w:val="000000" w:themeColor="text1"/>
          <w:sz w:val="24"/>
          <w:szCs w:val="24"/>
        </w:rPr>
        <w:t>(</w:t>
      </w:r>
      <w:r w:rsidR="0023768F" w:rsidRPr="006A51D2">
        <w:rPr>
          <w:rFonts w:ascii="Times New Roman" w:eastAsia="Times New Roman" w:hAnsi="Times New Roman"/>
          <w:bCs/>
          <w:color w:val="000000" w:themeColor="text1"/>
          <w:kern w:val="36"/>
          <w:sz w:val="24"/>
          <w:szCs w:val="24"/>
          <w:lang w:eastAsia="en-GB"/>
        </w:rPr>
        <w:t>http://www.theguardian.com/news/datablog/2014/may/01/premier-league-club-accounts-debt-wages</w:t>
      </w:r>
      <w:r w:rsidR="00526D45">
        <w:rPr>
          <w:rFonts w:ascii="Times New Roman" w:eastAsia="Times New Roman" w:hAnsi="Times New Roman"/>
          <w:bCs/>
          <w:color w:val="000000" w:themeColor="text1"/>
          <w:kern w:val="36"/>
          <w:sz w:val="24"/>
          <w:szCs w:val="24"/>
          <w:lang w:eastAsia="en-GB"/>
        </w:rPr>
        <w:t>)</w:t>
      </w:r>
      <w:r w:rsidR="0023768F" w:rsidRPr="006A51D2">
        <w:rPr>
          <w:rFonts w:ascii="Times New Roman" w:eastAsia="Times New Roman" w:hAnsi="Times New Roman"/>
          <w:bCs/>
          <w:color w:val="000000" w:themeColor="text1"/>
          <w:kern w:val="36"/>
          <w:sz w:val="24"/>
          <w:szCs w:val="24"/>
          <w:lang w:eastAsia="en-GB"/>
        </w:rPr>
        <w:t>.</w:t>
      </w:r>
    </w:p>
    <w:p w14:paraId="609E7AC5" w14:textId="0805437A" w:rsidR="00E33E71" w:rsidRPr="006A51D2" w:rsidRDefault="00450BE7" w:rsidP="00AA0B8A">
      <w:pPr>
        <w:spacing w:after="60" w:line="240" w:lineRule="auto"/>
        <w:ind w:left="720" w:hanging="720"/>
        <w:jc w:val="both"/>
        <w:outlineLvl w:val="0"/>
        <w:rPr>
          <w:rFonts w:ascii="Times New Roman" w:eastAsia="Times New Roman" w:hAnsi="Times New Roman"/>
          <w:bCs/>
          <w:color w:val="000000" w:themeColor="text1"/>
          <w:kern w:val="36"/>
          <w:sz w:val="24"/>
          <w:szCs w:val="24"/>
          <w:lang w:eastAsia="en-GB"/>
        </w:rPr>
      </w:pPr>
      <w:r w:rsidRPr="006A51D2">
        <w:rPr>
          <w:rFonts w:ascii="Times New Roman" w:eastAsia="Times New Roman" w:hAnsi="Times New Roman"/>
          <w:bCs/>
          <w:color w:val="000000" w:themeColor="text1"/>
          <w:kern w:val="36"/>
          <w:sz w:val="24"/>
          <w:szCs w:val="24"/>
          <w:lang w:eastAsia="en-GB"/>
        </w:rPr>
        <w:t xml:space="preserve">Harding, J. </w:t>
      </w:r>
      <w:r w:rsidR="00526D4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1985</w:t>
      </w:r>
      <w:r w:rsidR="00526D45">
        <w:rPr>
          <w:rFonts w:ascii="Times New Roman" w:eastAsia="Times New Roman" w:hAnsi="Times New Roman"/>
          <w:bCs/>
          <w:color w:val="000000" w:themeColor="text1"/>
          <w:kern w:val="36"/>
          <w:sz w:val="24"/>
          <w:szCs w:val="24"/>
          <w:lang w:eastAsia="en-GB"/>
        </w:rPr>
        <w:t>)</w:t>
      </w:r>
      <w:r w:rsidR="00750033">
        <w:rPr>
          <w:rFonts w:ascii="Times New Roman" w:eastAsia="Times New Roman" w:hAnsi="Times New Roman"/>
          <w:bCs/>
          <w:color w:val="000000" w:themeColor="text1"/>
          <w:kern w:val="36"/>
          <w:sz w:val="24"/>
          <w:szCs w:val="24"/>
          <w:lang w:eastAsia="en-GB"/>
        </w:rPr>
        <w:t>.</w:t>
      </w:r>
      <w:r w:rsidR="00E33E71" w:rsidRPr="006A51D2">
        <w:rPr>
          <w:rFonts w:ascii="Times New Roman" w:eastAsia="Times New Roman" w:hAnsi="Times New Roman"/>
          <w:bCs/>
          <w:color w:val="000000" w:themeColor="text1"/>
          <w:kern w:val="36"/>
          <w:sz w:val="24"/>
          <w:szCs w:val="24"/>
          <w:lang w:eastAsia="en-GB"/>
        </w:rPr>
        <w:t xml:space="preserve"> </w:t>
      </w:r>
      <w:r w:rsidR="00E33E71" w:rsidRPr="006A51D2">
        <w:rPr>
          <w:rFonts w:ascii="Times New Roman" w:eastAsia="Times New Roman" w:hAnsi="Times New Roman"/>
          <w:bCs/>
          <w:i/>
          <w:color w:val="000000" w:themeColor="text1"/>
          <w:kern w:val="36"/>
          <w:sz w:val="24"/>
          <w:szCs w:val="24"/>
          <w:lang w:eastAsia="en-GB"/>
        </w:rPr>
        <w:t xml:space="preserve">Football Wizard </w:t>
      </w:r>
      <w:r w:rsidR="00E33E71" w:rsidRPr="006A51D2">
        <w:rPr>
          <w:rFonts w:ascii="Times New Roman" w:eastAsia="Times New Roman" w:hAnsi="Times New Roman"/>
          <w:bCs/>
          <w:color w:val="000000" w:themeColor="text1"/>
          <w:kern w:val="36"/>
          <w:sz w:val="24"/>
          <w:szCs w:val="24"/>
          <w:lang w:eastAsia="en-GB"/>
        </w:rPr>
        <w:t>Derby</w:t>
      </w:r>
      <w:r w:rsidR="00750033">
        <w:rPr>
          <w:rFonts w:ascii="Times New Roman" w:eastAsia="Times New Roman" w:hAnsi="Times New Roman"/>
          <w:bCs/>
          <w:color w:val="000000" w:themeColor="text1"/>
          <w:kern w:val="36"/>
          <w:sz w:val="24"/>
          <w:szCs w:val="24"/>
          <w:lang w:eastAsia="en-GB"/>
        </w:rPr>
        <w:t>.</w:t>
      </w:r>
      <w:r w:rsidR="00E33E71" w:rsidRPr="006A51D2">
        <w:rPr>
          <w:rFonts w:ascii="Times New Roman" w:eastAsia="Times New Roman" w:hAnsi="Times New Roman"/>
          <w:bCs/>
          <w:color w:val="000000" w:themeColor="text1"/>
          <w:kern w:val="36"/>
          <w:sz w:val="24"/>
          <w:szCs w:val="24"/>
          <w:lang w:eastAsia="en-GB"/>
        </w:rPr>
        <w:t xml:space="preserve"> Breedon Books.</w:t>
      </w:r>
    </w:p>
    <w:p w14:paraId="3AD8C2B7" w14:textId="20432D56" w:rsidR="00E33E71" w:rsidRPr="006A51D2" w:rsidRDefault="00450BE7" w:rsidP="00AA0B8A">
      <w:pPr>
        <w:spacing w:after="60" w:line="240" w:lineRule="auto"/>
        <w:ind w:left="720" w:hanging="720"/>
        <w:jc w:val="both"/>
        <w:outlineLvl w:val="0"/>
        <w:rPr>
          <w:rFonts w:ascii="Times New Roman" w:eastAsia="Times New Roman" w:hAnsi="Times New Roman"/>
          <w:bCs/>
          <w:color w:val="000000" w:themeColor="text1"/>
          <w:kern w:val="36"/>
          <w:sz w:val="24"/>
          <w:szCs w:val="24"/>
          <w:lang w:eastAsia="en-GB"/>
        </w:rPr>
      </w:pPr>
      <w:r w:rsidRPr="006A51D2">
        <w:rPr>
          <w:rFonts w:ascii="Times New Roman" w:eastAsia="Times New Roman" w:hAnsi="Times New Roman"/>
          <w:bCs/>
          <w:color w:val="000000" w:themeColor="text1"/>
          <w:kern w:val="36"/>
          <w:sz w:val="24"/>
          <w:szCs w:val="24"/>
          <w:lang w:eastAsia="en-GB"/>
        </w:rPr>
        <w:t xml:space="preserve">Harding, J. </w:t>
      </w:r>
      <w:r w:rsidR="00526D4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1991</w:t>
      </w:r>
      <w:r w:rsidR="00526D45">
        <w:rPr>
          <w:rFonts w:ascii="Times New Roman" w:eastAsia="Times New Roman" w:hAnsi="Times New Roman"/>
          <w:bCs/>
          <w:color w:val="000000" w:themeColor="text1"/>
          <w:kern w:val="36"/>
          <w:sz w:val="24"/>
          <w:szCs w:val="24"/>
          <w:lang w:eastAsia="en-GB"/>
        </w:rPr>
        <w:t>)</w:t>
      </w:r>
      <w:r w:rsidR="00750033">
        <w:rPr>
          <w:rFonts w:ascii="Times New Roman" w:eastAsia="Times New Roman" w:hAnsi="Times New Roman"/>
          <w:bCs/>
          <w:color w:val="000000" w:themeColor="text1"/>
          <w:kern w:val="36"/>
          <w:sz w:val="24"/>
          <w:szCs w:val="24"/>
          <w:lang w:eastAsia="en-GB"/>
        </w:rPr>
        <w:t>.</w:t>
      </w:r>
      <w:r w:rsidR="00E33E71" w:rsidRPr="006A51D2">
        <w:rPr>
          <w:rFonts w:ascii="Times New Roman" w:eastAsia="Times New Roman" w:hAnsi="Times New Roman"/>
          <w:bCs/>
          <w:color w:val="000000" w:themeColor="text1"/>
          <w:kern w:val="36"/>
          <w:sz w:val="24"/>
          <w:szCs w:val="24"/>
          <w:lang w:eastAsia="en-GB"/>
        </w:rPr>
        <w:t xml:space="preserve"> </w:t>
      </w:r>
      <w:r w:rsidR="00E33E71" w:rsidRPr="006A51D2">
        <w:rPr>
          <w:rFonts w:ascii="Times New Roman" w:eastAsia="Times New Roman" w:hAnsi="Times New Roman"/>
          <w:bCs/>
          <w:i/>
          <w:color w:val="000000" w:themeColor="text1"/>
          <w:kern w:val="36"/>
          <w:sz w:val="24"/>
          <w:szCs w:val="24"/>
          <w:lang w:eastAsia="en-GB"/>
        </w:rPr>
        <w:t>For the Good of the Game: The Official History of the Professional Footballers’ Association</w:t>
      </w:r>
      <w:r w:rsidR="00750033">
        <w:rPr>
          <w:rFonts w:ascii="Times New Roman" w:eastAsia="Times New Roman" w:hAnsi="Times New Roman"/>
          <w:bCs/>
          <w:i/>
          <w:color w:val="000000" w:themeColor="text1"/>
          <w:kern w:val="36"/>
          <w:sz w:val="24"/>
          <w:szCs w:val="24"/>
          <w:lang w:eastAsia="en-GB"/>
        </w:rPr>
        <w:t>.</w:t>
      </w:r>
      <w:r w:rsidR="00E33E71" w:rsidRPr="006A51D2">
        <w:rPr>
          <w:rFonts w:ascii="Times New Roman" w:eastAsia="Times New Roman" w:hAnsi="Times New Roman"/>
          <w:bCs/>
          <w:i/>
          <w:color w:val="000000" w:themeColor="text1"/>
          <w:kern w:val="36"/>
          <w:sz w:val="24"/>
          <w:szCs w:val="24"/>
          <w:lang w:eastAsia="en-GB"/>
        </w:rPr>
        <w:t xml:space="preserve"> </w:t>
      </w:r>
      <w:r w:rsidR="00E33E71" w:rsidRPr="00801927">
        <w:rPr>
          <w:rFonts w:ascii="Times New Roman" w:eastAsia="Times New Roman" w:hAnsi="Times New Roman"/>
          <w:bCs/>
          <w:color w:val="000000" w:themeColor="text1"/>
          <w:kern w:val="36"/>
          <w:sz w:val="24"/>
          <w:szCs w:val="24"/>
          <w:lang w:eastAsia="en-GB"/>
        </w:rPr>
        <w:t>London</w:t>
      </w:r>
      <w:r w:rsidR="00750033" w:rsidRPr="00801927">
        <w:rPr>
          <w:rFonts w:ascii="Times New Roman" w:eastAsia="Times New Roman" w:hAnsi="Times New Roman"/>
          <w:bCs/>
          <w:color w:val="000000" w:themeColor="text1"/>
          <w:kern w:val="36"/>
          <w:sz w:val="24"/>
          <w:szCs w:val="24"/>
          <w:lang w:eastAsia="en-GB"/>
        </w:rPr>
        <w:t>:</w:t>
      </w:r>
      <w:r w:rsidR="00E33E71" w:rsidRPr="00801927">
        <w:rPr>
          <w:rFonts w:ascii="Times New Roman" w:eastAsia="Times New Roman" w:hAnsi="Times New Roman"/>
          <w:bCs/>
          <w:color w:val="000000" w:themeColor="text1"/>
          <w:kern w:val="36"/>
          <w:sz w:val="24"/>
          <w:szCs w:val="24"/>
          <w:lang w:eastAsia="en-GB"/>
        </w:rPr>
        <w:t xml:space="preserve"> </w:t>
      </w:r>
      <w:r w:rsidR="00E33E71" w:rsidRPr="006A51D2">
        <w:rPr>
          <w:rFonts w:ascii="Times New Roman" w:eastAsia="Times New Roman" w:hAnsi="Times New Roman"/>
          <w:bCs/>
          <w:color w:val="000000" w:themeColor="text1"/>
          <w:kern w:val="36"/>
          <w:sz w:val="24"/>
          <w:szCs w:val="24"/>
          <w:lang w:eastAsia="en-GB"/>
        </w:rPr>
        <w:t>Robson Books.</w:t>
      </w:r>
    </w:p>
    <w:p w14:paraId="28B2B695" w14:textId="414A4506" w:rsidR="00E33E71" w:rsidRPr="006A51D2" w:rsidRDefault="00450BE7" w:rsidP="00AA0B8A">
      <w:pPr>
        <w:spacing w:after="60" w:line="240" w:lineRule="auto"/>
        <w:ind w:left="720" w:hanging="720"/>
        <w:jc w:val="both"/>
        <w:outlineLvl w:val="0"/>
        <w:rPr>
          <w:rFonts w:ascii="Times New Roman" w:eastAsia="Times New Roman" w:hAnsi="Times New Roman"/>
          <w:bCs/>
          <w:color w:val="000000" w:themeColor="text1"/>
          <w:kern w:val="36"/>
          <w:sz w:val="24"/>
          <w:szCs w:val="24"/>
          <w:lang w:eastAsia="en-GB"/>
        </w:rPr>
      </w:pPr>
      <w:r w:rsidRPr="006A51D2">
        <w:rPr>
          <w:rFonts w:ascii="Times New Roman" w:eastAsia="Times New Roman" w:hAnsi="Times New Roman"/>
          <w:bCs/>
          <w:color w:val="000000" w:themeColor="text1"/>
          <w:kern w:val="36"/>
          <w:sz w:val="24"/>
          <w:szCs w:val="24"/>
          <w:lang w:eastAsia="en-GB"/>
        </w:rPr>
        <w:t xml:space="preserve">Harding, J. </w:t>
      </w:r>
      <w:r w:rsidR="00526D4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2009</w:t>
      </w:r>
      <w:r w:rsidR="00526D45">
        <w:rPr>
          <w:rFonts w:ascii="Times New Roman" w:eastAsia="Times New Roman" w:hAnsi="Times New Roman"/>
          <w:bCs/>
          <w:color w:val="000000" w:themeColor="text1"/>
          <w:kern w:val="36"/>
          <w:sz w:val="24"/>
          <w:szCs w:val="24"/>
          <w:lang w:eastAsia="en-GB"/>
        </w:rPr>
        <w:t>)</w:t>
      </w:r>
      <w:r w:rsidR="00750033">
        <w:rPr>
          <w:rFonts w:ascii="Times New Roman" w:eastAsia="Times New Roman" w:hAnsi="Times New Roman"/>
          <w:bCs/>
          <w:color w:val="000000" w:themeColor="text1"/>
          <w:kern w:val="36"/>
          <w:sz w:val="24"/>
          <w:szCs w:val="24"/>
          <w:lang w:eastAsia="en-GB"/>
        </w:rPr>
        <w:t>.</w:t>
      </w:r>
      <w:r w:rsidR="00E33E71" w:rsidRPr="006A51D2">
        <w:rPr>
          <w:rFonts w:ascii="Times New Roman" w:eastAsia="Times New Roman" w:hAnsi="Times New Roman"/>
          <w:bCs/>
          <w:color w:val="000000" w:themeColor="text1"/>
          <w:kern w:val="36"/>
          <w:sz w:val="24"/>
          <w:szCs w:val="24"/>
          <w:lang w:eastAsia="en-GB"/>
        </w:rPr>
        <w:t xml:space="preserve"> </w:t>
      </w:r>
      <w:r w:rsidR="00E33E71" w:rsidRPr="006A51D2">
        <w:rPr>
          <w:rFonts w:ascii="Times New Roman" w:eastAsia="Times New Roman" w:hAnsi="Times New Roman"/>
          <w:bCs/>
          <w:i/>
          <w:color w:val="000000" w:themeColor="text1"/>
          <w:kern w:val="36"/>
          <w:sz w:val="24"/>
          <w:szCs w:val="24"/>
          <w:lang w:eastAsia="en-GB"/>
        </w:rPr>
        <w:t>Behind the Glory: A History of the Professional Footballers’ Association</w:t>
      </w:r>
      <w:r w:rsidR="00750033">
        <w:rPr>
          <w:rFonts w:ascii="Times New Roman" w:eastAsia="Times New Roman" w:hAnsi="Times New Roman"/>
          <w:bCs/>
          <w:i/>
          <w:color w:val="000000" w:themeColor="text1"/>
          <w:kern w:val="36"/>
          <w:sz w:val="24"/>
          <w:szCs w:val="24"/>
          <w:lang w:eastAsia="en-GB"/>
        </w:rPr>
        <w:t>.</w:t>
      </w:r>
      <w:r w:rsidR="00E33E71" w:rsidRPr="006A51D2">
        <w:rPr>
          <w:rFonts w:ascii="Times New Roman" w:eastAsia="Times New Roman" w:hAnsi="Times New Roman"/>
          <w:bCs/>
          <w:i/>
          <w:color w:val="000000" w:themeColor="text1"/>
          <w:kern w:val="36"/>
          <w:sz w:val="24"/>
          <w:szCs w:val="24"/>
          <w:lang w:eastAsia="en-GB"/>
        </w:rPr>
        <w:t xml:space="preserve"> </w:t>
      </w:r>
      <w:r w:rsidR="00E33E71" w:rsidRPr="006A51D2">
        <w:rPr>
          <w:rFonts w:ascii="Times New Roman" w:eastAsia="Times New Roman" w:hAnsi="Times New Roman"/>
          <w:bCs/>
          <w:color w:val="000000" w:themeColor="text1"/>
          <w:kern w:val="36"/>
          <w:sz w:val="24"/>
          <w:szCs w:val="24"/>
          <w:lang w:eastAsia="en-GB"/>
        </w:rPr>
        <w:t>Derby: Breedon Books.</w:t>
      </w:r>
    </w:p>
    <w:p w14:paraId="6B132C45" w14:textId="0AA87731" w:rsidR="00F3590F" w:rsidRPr="006A51D2" w:rsidRDefault="00F3590F" w:rsidP="00AA0B8A">
      <w:pPr>
        <w:spacing w:after="60" w:line="240" w:lineRule="auto"/>
        <w:ind w:left="720" w:hanging="720"/>
        <w:jc w:val="both"/>
        <w:outlineLvl w:val="0"/>
        <w:rPr>
          <w:rFonts w:ascii="Times New Roman" w:eastAsia="Times New Roman" w:hAnsi="Times New Roman"/>
          <w:bCs/>
          <w:color w:val="000000" w:themeColor="text1"/>
          <w:kern w:val="36"/>
          <w:sz w:val="24"/>
          <w:szCs w:val="24"/>
          <w:lang w:eastAsia="en-GB"/>
        </w:rPr>
      </w:pPr>
      <w:r w:rsidRPr="006A51D2">
        <w:rPr>
          <w:rFonts w:ascii="Times New Roman" w:eastAsia="Times New Roman" w:hAnsi="Times New Roman"/>
          <w:bCs/>
          <w:color w:val="000000" w:themeColor="text1"/>
          <w:kern w:val="36"/>
          <w:sz w:val="24"/>
          <w:szCs w:val="24"/>
          <w:lang w:eastAsia="en-GB"/>
        </w:rPr>
        <w:t xml:space="preserve">Hilferding, R. </w:t>
      </w:r>
      <w:r w:rsidR="00526D4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2007</w:t>
      </w:r>
      <w:r w:rsidR="00526D45">
        <w:rPr>
          <w:rFonts w:ascii="Times New Roman" w:eastAsia="Times New Roman" w:hAnsi="Times New Roman"/>
          <w:bCs/>
          <w:color w:val="000000" w:themeColor="text1"/>
          <w:kern w:val="36"/>
          <w:sz w:val="24"/>
          <w:szCs w:val="24"/>
          <w:lang w:eastAsia="en-GB"/>
        </w:rPr>
        <w:t>)</w:t>
      </w:r>
      <w:r w:rsidR="00750033">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w:t>
      </w:r>
      <w:r w:rsidRPr="006A51D2">
        <w:rPr>
          <w:rFonts w:ascii="Times New Roman" w:eastAsia="Times New Roman" w:hAnsi="Times New Roman"/>
          <w:bCs/>
          <w:i/>
          <w:color w:val="000000" w:themeColor="text1"/>
          <w:kern w:val="36"/>
          <w:sz w:val="24"/>
          <w:szCs w:val="24"/>
          <w:lang w:eastAsia="en-GB"/>
        </w:rPr>
        <w:t>Finance Capital: A Study in the Latest Phase of Capitalist Development</w:t>
      </w:r>
      <w:r w:rsidR="00750033">
        <w:rPr>
          <w:rFonts w:ascii="Times New Roman" w:eastAsia="Times New Roman" w:hAnsi="Times New Roman"/>
          <w:bCs/>
          <w:i/>
          <w:color w:val="000000" w:themeColor="text1"/>
          <w:kern w:val="36"/>
          <w:sz w:val="24"/>
          <w:szCs w:val="24"/>
          <w:lang w:eastAsia="en-GB"/>
        </w:rPr>
        <w:t>.</w:t>
      </w:r>
      <w:r w:rsidRPr="006A51D2">
        <w:rPr>
          <w:rFonts w:ascii="Times New Roman" w:eastAsia="Times New Roman" w:hAnsi="Times New Roman"/>
          <w:bCs/>
          <w:i/>
          <w:color w:val="000000" w:themeColor="text1"/>
          <w:kern w:val="36"/>
          <w:sz w:val="24"/>
          <w:szCs w:val="24"/>
          <w:lang w:eastAsia="en-GB"/>
        </w:rPr>
        <w:t xml:space="preserve"> </w:t>
      </w:r>
      <w:r w:rsidRPr="006A51D2">
        <w:rPr>
          <w:rFonts w:ascii="Times New Roman" w:eastAsia="Times New Roman" w:hAnsi="Times New Roman"/>
          <w:bCs/>
          <w:color w:val="000000" w:themeColor="text1"/>
          <w:kern w:val="36"/>
          <w:sz w:val="24"/>
          <w:szCs w:val="24"/>
          <w:lang w:eastAsia="en-GB"/>
        </w:rPr>
        <w:t xml:space="preserve">London: Routledge. </w:t>
      </w:r>
    </w:p>
    <w:p w14:paraId="59965178" w14:textId="1AF86DFF" w:rsidR="00E33E71" w:rsidRPr="006A51D2" w:rsidRDefault="00E33E71" w:rsidP="00AA0B8A">
      <w:pPr>
        <w:spacing w:after="60" w:line="240" w:lineRule="auto"/>
        <w:ind w:left="720" w:hanging="720"/>
        <w:jc w:val="both"/>
        <w:outlineLvl w:val="0"/>
        <w:rPr>
          <w:rFonts w:ascii="Times New Roman" w:eastAsia="Times New Roman" w:hAnsi="Times New Roman"/>
          <w:bCs/>
          <w:color w:val="000000" w:themeColor="text1"/>
          <w:kern w:val="36"/>
          <w:sz w:val="24"/>
          <w:szCs w:val="24"/>
          <w:lang w:eastAsia="en-GB"/>
        </w:rPr>
      </w:pPr>
      <w:r w:rsidRPr="006A51D2">
        <w:rPr>
          <w:rFonts w:ascii="Times New Roman" w:eastAsia="Times New Roman" w:hAnsi="Times New Roman"/>
          <w:bCs/>
          <w:color w:val="000000" w:themeColor="text1"/>
          <w:kern w:val="36"/>
          <w:sz w:val="24"/>
          <w:szCs w:val="24"/>
          <w:lang w:eastAsia="en-GB"/>
        </w:rPr>
        <w:t xml:space="preserve">Holden, J. </w:t>
      </w:r>
      <w:r w:rsidR="00526D4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2008</w:t>
      </w:r>
      <w:r w:rsidR="00526D45">
        <w:rPr>
          <w:rFonts w:ascii="Times New Roman" w:eastAsia="Times New Roman" w:hAnsi="Times New Roman"/>
          <w:bCs/>
          <w:color w:val="000000" w:themeColor="text1"/>
          <w:kern w:val="36"/>
          <w:sz w:val="24"/>
          <w:szCs w:val="24"/>
          <w:lang w:eastAsia="en-GB"/>
        </w:rPr>
        <w:t>)</w:t>
      </w:r>
      <w:r w:rsidR="00750033">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Salary Cap the Only Way to Bridge Glory Gap</w:t>
      </w:r>
      <w:r w:rsidR="00750033">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w:t>
      </w:r>
      <w:r w:rsidRPr="006A51D2">
        <w:rPr>
          <w:rFonts w:ascii="Times New Roman" w:eastAsia="Times New Roman" w:hAnsi="Times New Roman"/>
          <w:bCs/>
          <w:i/>
          <w:color w:val="000000" w:themeColor="text1"/>
          <w:kern w:val="36"/>
          <w:sz w:val="24"/>
          <w:szCs w:val="24"/>
          <w:lang w:eastAsia="en-GB"/>
        </w:rPr>
        <w:t>Sunday Express</w:t>
      </w:r>
      <w:r w:rsidRPr="006A51D2">
        <w:rPr>
          <w:rFonts w:ascii="Times New Roman" w:eastAsia="Times New Roman" w:hAnsi="Times New Roman"/>
          <w:bCs/>
          <w:color w:val="000000" w:themeColor="text1"/>
          <w:kern w:val="36"/>
          <w:sz w:val="24"/>
          <w:szCs w:val="24"/>
          <w:lang w:eastAsia="en-GB"/>
        </w:rPr>
        <w:t>, May 11</w:t>
      </w:r>
      <w:r w:rsidRPr="006A51D2">
        <w:rPr>
          <w:rFonts w:ascii="Times New Roman" w:eastAsia="Times New Roman" w:hAnsi="Times New Roman"/>
          <w:bCs/>
          <w:color w:val="000000" w:themeColor="text1"/>
          <w:kern w:val="36"/>
          <w:sz w:val="24"/>
          <w:szCs w:val="24"/>
          <w:vertAlign w:val="superscript"/>
          <w:lang w:eastAsia="en-GB"/>
        </w:rPr>
        <w:t>th</w:t>
      </w:r>
      <w:r w:rsidR="00120F74" w:rsidRPr="006A51D2">
        <w:rPr>
          <w:rFonts w:ascii="Times New Roman" w:eastAsia="Times New Roman" w:hAnsi="Times New Roman"/>
          <w:bCs/>
          <w:color w:val="000000" w:themeColor="text1"/>
          <w:kern w:val="36"/>
          <w:sz w:val="24"/>
          <w:szCs w:val="24"/>
          <w:lang w:eastAsia="en-GB"/>
        </w:rPr>
        <w:t>, 112.</w:t>
      </w:r>
    </w:p>
    <w:p w14:paraId="76C052EA" w14:textId="764B24C1" w:rsidR="00E33E71" w:rsidRPr="006A51D2" w:rsidRDefault="00450BE7" w:rsidP="00AA0B8A">
      <w:pPr>
        <w:spacing w:after="60" w:line="240" w:lineRule="auto"/>
        <w:ind w:left="720" w:hanging="720"/>
        <w:jc w:val="both"/>
        <w:outlineLvl w:val="0"/>
        <w:rPr>
          <w:rFonts w:ascii="Times New Roman" w:eastAsia="Times New Roman" w:hAnsi="Times New Roman"/>
          <w:bCs/>
          <w:color w:val="000000" w:themeColor="text1"/>
          <w:kern w:val="36"/>
          <w:sz w:val="24"/>
          <w:szCs w:val="24"/>
          <w:lang w:eastAsia="en-GB"/>
        </w:rPr>
      </w:pPr>
      <w:r w:rsidRPr="006A51D2">
        <w:rPr>
          <w:rFonts w:ascii="Times New Roman" w:eastAsia="Times New Roman" w:hAnsi="Times New Roman"/>
          <w:bCs/>
          <w:color w:val="000000" w:themeColor="text1"/>
          <w:kern w:val="36"/>
          <w:sz w:val="24"/>
          <w:szCs w:val="24"/>
          <w:lang w:eastAsia="en-GB"/>
        </w:rPr>
        <w:t xml:space="preserve">Holt, R. </w:t>
      </w:r>
      <w:r w:rsidR="00526D45">
        <w:rPr>
          <w:rFonts w:ascii="Times New Roman" w:eastAsia="Times New Roman" w:hAnsi="Times New Roman"/>
          <w:bCs/>
          <w:color w:val="000000" w:themeColor="text1"/>
          <w:kern w:val="36"/>
          <w:sz w:val="24"/>
          <w:szCs w:val="24"/>
          <w:lang w:eastAsia="en-GB"/>
        </w:rPr>
        <w:t>(</w:t>
      </w:r>
      <w:r w:rsidR="00E33E71" w:rsidRPr="006A51D2">
        <w:rPr>
          <w:rFonts w:ascii="Times New Roman" w:eastAsia="Times New Roman" w:hAnsi="Times New Roman"/>
          <w:bCs/>
          <w:color w:val="000000" w:themeColor="text1"/>
          <w:kern w:val="36"/>
          <w:sz w:val="24"/>
          <w:szCs w:val="24"/>
          <w:lang w:eastAsia="en-GB"/>
        </w:rPr>
        <w:t>1989</w:t>
      </w:r>
      <w:r w:rsidR="00526D45">
        <w:rPr>
          <w:rFonts w:ascii="Times New Roman" w:eastAsia="Times New Roman" w:hAnsi="Times New Roman"/>
          <w:bCs/>
          <w:color w:val="000000" w:themeColor="text1"/>
          <w:kern w:val="36"/>
          <w:sz w:val="24"/>
          <w:szCs w:val="24"/>
          <w:lang w:eastAsia="en-GB"/>
        </w:rPr>
        <w:t>)</w:t>
      </w:r>
      <w:r w:rsidR="00750033">
        <w:rPr>
          <w:rFonts w:ascii="Times New Roman" w:eastAsia="Times New Roman" w:hAnsi="Times New Roman"/>
          <w:bCs/>
          <w:color w:val="000000" w:themeColor="text1"/>
          <w:kern w:val="36"/>
          <w:sz w:val="24"/>
          <w:szCs w:val="24"/>
          <w:lang w:eastAsia="en-GB"/>
        </w:rPr>
        <w:t>.</w:t>
      </w:r>
      <w:r w:rsidR="00E33E71" w:rsidRPr="006A51D2">
        <w:rPr>
          <w:rFonts w:ascii="Times New Roman" w:eastAsia="Times New Roman" w:hAnsi="Times New Roman"/>
          <w:bCs/>
          <w:color w:val="000000" w:themeColor="text1"/>
          <w:kern w:val="36"/>
          <w:sz w:val="24"/>
          <w:szCs w:val="24"/>
          <w:lang w:eastAsia="en-GB"/>
        </w:rPr>
        <w:t xml:space="preserve"> </w:t>
      </w:r>
      <w:r w:rsidR="00E33E71" w:rsidRPr="006A51D2">
        <w:rPr>
          <w:rFonts w:ascii="Times New Roman" w:eastAsia="Times New Roman" w:hAnsi="Times New Roman"/>
          <w:bCs/>
          <w:i/>
          <w:color w:val="000000" w:themeColor="text1"/>
          <w:kern w:val="36"/>
          <w:sz w:val="24"/>
          <w:szCs w:val="24"/>
          <w:lang w:eastAsia="en-GB"/>
        </w:rPr>
        <w:t>Sport and the British: A Modern History</w:t>
      </w:r>
      <w:r w:rsidR="00750033">
        <w:rPr>
          <w:rFonts w:ascii="Times New Roman" w:eastAsia="Times New Roman" w:hAnsi="Times New Roman"/>
          <w:bCs/>
          <w:i/>
          <w:color w:val="000000" w:themeColor="text1"/>
          <w:kern w:val="36"/>
          <w:sz w:val="24"/>
          <w:szCs w:val="24"/>
          <w:lang w:eastAsia="en-GB"/>
        </w:rPr>
        <w:t>.</w:t>
      </w:r>
      <w:r w:rsidR="00E33E71" w:rsidRPr="006A51D2">
        <w:rPr>
          <w:rFonts w:ascii="Times New Roman" w:eastAsia="Times New Roman" w:hAnsi="Times New Roman"/>
          <w:bCs/>
          <w:i/>
          <w:color w:val="000000" w:themeColor="text1"/>
          <w:kern w:val="36"/>
          <w:sz w:val="24"/>
          <w:szCs w:val="24"/>
          <w:lang w:eastAsia="en-GB"/>
        </w:rPr>
        <w:t xml:space="preserve"> </w:t>
      </w:r>
      <w:r w:rsidR="00E33E71" w:rsidRPr="006A51D2">
        <w:rPr>
          <w:rFonts w:ascii="Times New Roman" w:eastAsia="Times New Roman" w:hAnsi="Times New Roman"/>
          <w:bCs/>
          <w:color w:val="000000" w:themeColor="text1"/>
          <w:kern w:val="36"/>
          <w:sz w:val="24"/>
          <w:szCs w:val="24"/>
          <w:lang w:eastAsia="en-GB"/>
        </w:rPr>
        <w:t>Oxford: Oxford University Press.</w:t>
      </w:r>
    </w:p>
    <w:p w14:paraId="4B39D18B" w14:textId="653A5FD9" w:rsidR="0095430B" w:rsidRPr="006A51D2" w:rsidRDefault="00FF165C" w:rsidP="00AA0B8A">
      <w:pPr>
        <w:spacing w:after="60" w:line="240" w:lineRule="auto"/>
        <w:ind w:left="720" w:hanging="720"/>
        <w:jc w:val="both"/>
        <w:outlineLvl w:val="0"/>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Home Office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1994</w:t>
      </w:r>
      <w:r w:rsidR="00526D45">
        <w:rPr>
          <w:rFonts w:ascii="Times New Roman" w:hAnsi="Times New Roman"/>
          <w:color w:val="000000" w:themeColor="text1"/>
          <w:sz w:val="24"/>
          <w:szCs w:val="24"/>
        </w:rPr>
        <w:t>)</w:t>
      </w:r>
      <w:r w:rsidR="00750033">
        <w:rPr>
          <w:rFonts w:ascii="Times New Roman" w:hAnsi="Times New Roman"/>
          <w:color w:val="000000" w:themeColor="text1"/>
          <w:sz w:val="24"/>
          <w:szCs w:val="24"/>
        </w:rPr>
        <w:t>.</w:t>
      </w:r>
      <w:r w:rsidR="0095430B" w:rsidRPr="006A51D2">
        <w:rPr>
          <w:rFonts w:ascii="Times New Roman" w:hAnsi="Times New Roman"/>
          <w:color w:val="000000" w:themeColor="text1"/>
          <w:sz w:val="24"/>
          <w:szCs w:val="24"/>
        </w:rPr>
        <w:t xml:space="preserve"> </w:t>
      </w:r>
      <w:r w:rsidR="0095430B" w:rsidRPr="006A51D2">
        <w:rPr>
          <w:rFonts w:ascii="Times New Roman" w:hAnsi="Times New Roman"/>
          <w:i/>
          <w:color w:val="000000" w:themeColor="text1"/>
          <w:sz w:val="24"/>
          <w:szCs w:val="24"/>
        </w:rPr>
        <w:t>NCIS Football Arrest Statistics</w:t>
      </w:r>
      <w:r w:rsidR="00750033">
        <w:rPr>
          <w:rFonts w:ascii="Times New Roman" w:hAnsi="Times New Roman"/>
          <w:i/>
          <w:color w:val="000000" w:themeColor="text1"/>
          <w:sz w:val="24"/>
          <w:szCs w:val="24"/>
        </w:rPr>
        <w:t>.</w:t>
      </w:r>
      <w:r w:rsidR="0095430B" w:rsidRPr="006A51D2">
        <w:rPr>
          <w:rFonts w:ascii="Times New Roman" w:hAnsi="Times New Roman"/>
          <w:color w:val="000000" w:themeColor="text1"/>
          <w:sz w:val="24"/>
          <w:szCs w:val="24"/>
        </w:rPr>
        <w:t xml:space="preserve"> London.</w:t>
      </w:r>
    </w:p>
    <w:p w14:paraId="0428A920" w14:textId="2E1C8C29" w:rsidR="00FF165C" w:rsidRPr="006A51D2" w:rsidRDefault="00FF165C" w:rsidP="00AA0B8A">
      <w:pPr>
        <w:spacing w:after="60" w:line="240" w:lineRule="auto"/>
        <w:ind w:left="720" w:hanging="720"/>
        <w:jc w:val="both"/>
        <w:outlineLvl w:val="0"/>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Home Office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w:t>
      </w:r>
      <w:r w:rsidR="0095430B" w:rsidRPr="006A51D2">
        <w:rPr>
          <w:rFonts w:ascii="Times New Roman" w:hAnsi="Times New Roman"/>
          <w:color w:val="000000" w:themeColor="text1"/>
          <w:sz w:val="24"/>
          <w:szCs w:val="24"/>
        </w:rPr>
        <w:t>88</w:t>
      </w:r>
      <w:r w:rsidR="00526D45">
        <w:rPr>
          <w:rFonts w:ascii="Times New Roman" w:hAnsi="Times New Roman"/>
          <w:color w:val="000000" w:themeColor="text1"/>
          <w:sz w:val="24"/>
          <w:szCs w:val="24"/>
        </w:rPr>
        <w:t>)</w:t>
      </w:r>
      <w:r w:rsidR="00750033">
        <w:rPr>
          <w:rFonts w:ascii="Times New Roman" w:hAnsi="Times New Roman"/>
          <w:color w:val="000000" w:themeColor="text1"/>
          <w:sz w:val="24"/>
          <w:szCs w:val="24"/>
        </w:rPr>
        <w:t>.</w:t>
      </w:r>
      <w:r w:rsidR="0095430B" w:rsidRPr="006A51D2">
        <w:rPr>
          <w:rFonts w:ascii="Times New Roman" w:hAnsi="Times New Roman"/>
          <w:color w:val="000000" w:themeColor="text1"/>
          <w:sz w:val="24"/>
          <w:szCs w:val="24"/>
        </w:rPr>
        <w:t xml:space="preserve"> </w:t>
      </w:r>
      <w:r w:rsidR="0095430B" w:rsidRPr="006A51D2">
        <w:rPr>
          <w:rFonts w:ascii="Times New Roman" w:hAnsi="Times New Roman"/>
          <w:i/>
          <w:color w:val="000000" w:themeColor="text1"/>
          <w:sz w:val="24"/>
          <w:szCs w:val="24"/>
        </w:rPr>
        <w:t>Summary of Statistics on Football-Related Arrests</w:t>
      </w:r>
      <w:r w:rsidR="00750033">
        <w:rPr>
          <w:rFonts w:ascii="Times New Roman" w:hAnsi="Times New Roman"/>
          <w:i/>
          <w:color w:val="000000" w:themeColor="text1"/>
          <w:sz w:val="24"/>
          <w:szCs w:val="24"/>
        </w:rPr>
        <w:t>.</w:t>
      </w:r>
      <w:r w:rsidR="0095430B" w:rsidRPr="006A51D2">
        <w:rPr>
          <w:rFonts w:ascii="Times New Roman" w:hAnsi="Times New Roman"/>
          <w:i/>
          <w:color w:val="000000" w:themeColor="text1"/>
          <w:sz w:val="24"/>
          <w:szCs w:val="24"/>
        </w:rPr>
        <w:t xml:space="preserve"> </w:t>
      </w:r>
      <w:r w:rsidR="0095430B" w:rsidRPr="006A51D2">
        <w:rPr>
          <w:rFonts w:ascii="Times New Roman" w:hAnsi="Times New Roman"/>
          <w:color w:val="000000" w:themeColor="text1"/>
          <w:sz w:val="24"/>
          <w:szCs w:val="24"/>
        </w:rPr>
        <w:t>London.</w:t>
      </w:r>
    </w:p>
    <w:p w14:paraId="26ECEC1F" w14:textId="7E2A543C" w:rsidR="00FF165C" w:rsidRPr="006A51D2" w:rsidRDefault="00FF165C" w:rsidP="00AA0B8A">
      <w:pPr>
        <w:spacing w:after="60" w:line="240" w:lineRule="auto"/>
        <w:ind w:left="720" w:hanging="720"/>
        <w:jc w:val="both"/>
        <w:outlineLvl w:val="0"/>
        <w:rPr>
          <w:rFonts w:ascii="Times New Roman" w:eastAsia="Times New Roman" w:hAnsi="Times New Roman"/>
          <w:bCs/>
          <w:color w:val="000000" w:themeColor="text1"/>
          <w:kern w:val="36"/>
          <w:sz w:val="24"/>
          <w:szCs w:val="24"/>
          <w:lang w:eastAsia="en-GB"/>
        </w:rPr>
      </w:pPr>
      <w:r w:rsidRPr="006A51D2">
        <w:rPr>
          <w:rFonts w:ascii="Times New Roman" w:hAnsi="Times New Roman"/>
          <w:color w:val="000000" w:themeColor="text1"/>
          <w:sz w:val="24"/>
          <w:szCs w:val="24"/>
        </w:rPr>
        <w:t xml:space="preserve">Home Office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2017</w:t>
      </w:r>
      <w:r w:rsidR="00526D45">
        <w:rPr>
          <w:rFonts w:ascii="Times New Roman" w:hAnsi="Times New Roman"/>
          <w:color w:val="000000" w:themeColor="text1"/>
          <w:sz w:val="24"/>
          <w:szCs w:val="24"/>
        </w:rPr>
        <w:t>)</w:t>
      </w:r>
      <w:r w:rsidR="00750033">
        <w:rPr>
          <w:rFonts w:ascii="Times New Roman" w:hAnsi="Times New Roman"/>
          <w:color w:val="000000" w:themeColor="text1"/>
          <w:sz w:val="24"/>
          <w:szCs w:val="24"/>
        </w:rPr>
        <w:t>.</w:t>
      </w:r>
      <w:r w:rsidR="0095430B" w:rsidRPr="006A51D2">
        <w:rPr>
          <w:rFonts w:ascii="Times New Roman" w:hAnsi="Times New Roman"/>
          <w:color w:val="000000" w:themeColor="text1"/>
          <w:sz w:val="24"/>
          <w:szCs w:val="24"/>
        </w:rPr>
        <w:t xml:space="preserve"> </w:t>
      </w:r>
      <w:r w:rsidR="0095430B" w:rsidRPr="006A51D2">
        <w:rPr>
          <w:rFonts w:ascii="Times New Roman" w:hAnsi="Times New Roman"/>
          <w:i/>
          <w:color w:val="000000" w:themeColor="text1"/>
          <w:sz w:val="24"/>
          <w:szCs w:val="24"/>
        </w:rPr>
        <w:t>Statistics on Football-Related Arrests &amp; Banning Orders: Season 2016-2017</w:t>
      </w:r>
      <w:r w:rsidR="00750033">
        <w:rPr>
          <w:rFonts w:ascii="Times New Roman" w:hAnsi="Times New Roman"/>
          <w:i/>
          <w:color w:val="000000" w:themeColor="text1"/>
          <w:sz w:val="24"/>
          <w:szCs w:val="24"/>
        </w:rPr>
        <w:t>.</w:t>
      </w:r>
      <w:r w:rsidR="0095430B" w:rsidRPr="006A51D2">
        <w:rPr>
          <w:rFonts w:ascii="Times New Roman" w:hAnsi="Times New Roman"/>
          <w:i/>
          <w:color w:val="000000" w:themeColor="text1"/>
          <w:sz w:val="24"/>
          <w:szCs w:val="24"/>
        </w:rPr>
        <w:t xml:space="preserve"> </w:t>
      </w:r>
      <w:r w:rsidR="0095430B" w:rsidRPr="006A51D2">
        <w:rPr>
          <w:rFonts w:ascii="Times New Roman" w:hAnsi="Times New Roman"/>
          <w:color w:val="000000" w:themeColor="text1"/>
          <w:sz w:val="24"/>
          <w:szCs w:val="24"/>
        </w:rPr>
        <w:t>London.</w:t>
      </w:r>
    </w:p>
    <w:p w14:paraId="6A2B1D47" w14:textId="2E4F0A95" w:rsidR="00E33E71" w:rsidRPr="006A51D2" w:rsidRDefault="00450BE7" w:rsidP="00AA0B8A">
      <w:pPr>
        <w:spacing w:after="60" w:line="240" w:lineRule="auto"/>
        <w:ind w:left="720" w:hanging="720"/>
        <w:jc w:val="both"/>
        <w:outlineLvl w:val="0"/>
        <w:rPr>
          <w:rFonts w:ascii="Times New Roman" w:eastAsia="Times New Roman" w:hAnsi="Times New Roman"/>
          <w:bCs/>
          <w:color w:val="000000" w:themeColor="text1"/>
          <w:kern w:val="36"/>
          <w:sz w:val="24"/>
          <w:szCs w:val="24"/>
          <w:lang w:eastAsia="en-GB"/>
        </w:rPr>
      </w:pPr>
      <w:r w:rsidRPr="006A51D2">
        <w:rPr>
          <w:rFonts w:ascii="Times New Roman" w:eastAsia="Times New Roman" w:hAnsi="Times New Roman"/>
          <w:bCs/>
          <w:color w:val="000000" w:themeColor="text1"/>
          <w:kern w:val="36"/>
          <w:sz w:val="24"/>
          <w:szCs w:val="24"/>
          <w:lang w:eastAsia="en-GB"/>
        </w:rPr>
        <w:t xml:space="preserve">Hutchinson, R. </w:t>
      </w:r>
      <w:r w:rsidR="00526D4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1997</w:t>
      </w:r>
      <w:r w:rsidR="00526D45">
        <w:rPr>
          <w:rFonts w:ascii="Times New Roman" w:eastAsia="Times New Roman" w:hAnsi="Times New Roman"/>
          <w:bCs/>
          <w:color w:val="000000" w:themeColor="text1"/>
          <w:kern w:val="36"/>
          <w:sz w:val="24"/>
          <w:szCs w:val="24"/>
          <w:lang w:eastAsia="en-GB"/>
        </w:rPr>
        <w:t>)</w:t>
      </w:r>
      <w:r w:rsidR="00750033">
        <w:rPr>
          <w:rFonts w:ascii="Times New Roman" w:eastAsia="Times New Roman" w:hAnsi="Times New Roman"/>
          <w:bCs/>
          <w:color w:val="000000" w:themeColor="text1"/>
          <w:kern w:val="36"/>
          <w:sz w:val="24"/>
          <w:szCs w:val="24"/>
          <w:lang w:eastAsia="en-GB"/>
        </w:rPr>
        <w:t>.</w:t>
      </w:r>
      <w:r w:rsidR="00E33E71" w:rsidRPr="006A51D2">
        <w:rPr>
          <w:rFonts w:ascii="Times New Roman" w:eastAsia="Times New Roman" w:hAnsi="Times New Roman"/>
          <w:bCs/>
          <w:color w:val="000000" w:themeColor="text1"/>
          <w:kern w:val="36"/>
          <w:sz w:val="24"/>
          <w:szCs w:val="24"/>
          <w:lang w:eastAsia="en-GB"/>
        </w:rPr>
        <w:t xml:space="preserve"> </w:t>
      </w:r>
      <w:r w:rsidR="00E33E71" w:rsidRPr="006A51D2">
        <w:rPr>
          <w:rFonts w:ascii="Times New Roman" w:eastAsia="Times New Roman" w:hAnsi="Times New Roman"/>
          <w:bCs/>
          <w:i/>
          <w:color w:val="000000" w:themeColor="text1"/>
          <w:kern w:val="36"/>
          <w:sz w:val="24"/>
          <w:szCs w:val="24"/>
          <w:lang w:eastAsia="en-GB"/>
        </w:rPr>
        <w:t>The Toon: A Complete History of Newcastle United Football Club</w:t>
      </w:r>
      <w:r w:rsidR="00750033">
        <w:rPr>
          <w:rFonts w:ascii="Times New Roman" w:eastAsia="Times New Roman" w:hAnsi="Times New Roman"/>
          <w:bCs/>
          <w:i/>
          <w:color w:val="000000" w:themeColor="text1"/>
          <w:kern w:val="36"/>
          <w:sz w:val="24"/>
          <w:szCs w:val="24"/>
          <w:lang w:eastAsia="en-GB"/>
        </w:rPr>
        <w:t>.</w:t>
      </w:r>
      <w:r w:rsidR="00E33E71" w:rsidRPr="006A51D2">
        <w:rPr>
          <w:rFonts w:ascii="Times New Roman" w:eastAsia="Times New Roman" w:hAnsi="Times New Roman"/>
          <w:bCs/>
          <w:i/>
          <w:color w:val="000000" w:themeColor="text1"/>
          <w:kern w:val="36"/>
          <w:sz w:val="24"/>
          <w:szCs w:val="24"/>
          <w:lang w:eastAsia="en-GB"/>
        </w:rPr>
        <w:t xml:space="preserve"> </w:t>
      </w:r>
      <w:r w:rsidR="00E33E71" w:rsidRPr="006A51D2">
        <w:rPr>
          <w:rFonts w:ascii="Times New Roman" w:eastAsia="Times New Roman" w:hAnsi="Times New Roman"/>
          <w:bCs/>
          <w:color w:val="000000" w:themeColor="text1"/>
          <w:kern w:val="36"/>
          <w:sz w:val="24"/>
          <w:szCs w:val="24"/>
          <w:lang w:eastAsia="en-GB"/>
        </w:rPr>
        <w:t>Edinburgh: Mainstream Publishing.</w:t>
      </w:r>
    </w:p>
    <w:p w14:paraId="130F1998" w14:textId="5A26E523" w:rsidR="00B74137" w:rsidRPr="006A51D2" w:rsidRDefault="00450BE7" w:rsidP="00AA0B8A">
      <w:pPr>
        <w:spacing w:after="60" w:line="240" w:lineRule="auto"/>
        <w:ind w:left="720" w:hanging="720"/>
        <w:jc w:val="both"/>
        <w:outlineLvl w:val="0"/>
        <w:rPr>
          <w:rFonts w:ascii="Times New Roman" w:eastAsia="Times New Roman" w:hAnsi="Times New Roman"/>
          <w:bCs/>
          <w:color w:val="000000" w:themeColor="text1"/>
          <w:kern w:val="36"/>
          <w:sz w:val="24"/>
          <w:szCs w:val="24"/>
          <w:lang w:eastAsia="en-GB"/>
        </w:rPr>
      </w:pPr>
      <w:r w:rsidRPr="006A51D2">
        <w:rPr>
          <w:rFonts w:ascii="Times New Roman" w:eastAsia="Times New Roman" w:hAnsi="Times New Roman"/>
          <w:bCs/>
          <w:color w:val="000000" w:themeColor="text1"/>
          <w:kern w:val="36"/>
          <w:sz w:val="24"/>
          <w:szCs w:val="24"/>
          <w:lang w:eastAsia="en-GB"/>
        </w:rPr>
        <w:lastRenderedPageBreak/>
        <w:t xml:space="preserve">Inglis, S. </w:t>
      </w:r>
      <w:r w:rsidR="00526D4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1985</w:t>
      </w:r>
      <w:r w:rsidR="00526D45">
        <w:rPr>
          <w:rFonts w:ascii="Times New Roman" w:eastAsia="Times New Roman" w:hAnsi="Times New Roman"/>
          <w:bCs/>
          <w:color w:val="000000" w:themeColor="text1"/>
          <w:kern w:val="36"/>
          <w:sz w:val="24"/>
          <w:szCs w:val="24"/>
          <w:lang w:eastAsia="en-GB"/>
        </w:rPr>
        <w:t>)</w:t>
      </w:r>
      <w:r w:rsidR="00750033">
        <w:rPr>
          <w:rFonts w:ascii="Times New Roman" w:eastAsia="Times New Roman" w:hAnsi="Times New Roman"/>
          <w:bCs/>
          <w:color w:val="000000" w:themeColor="text1"/>
          <w:kern w:val="36"/>
          <w:sz w:val="24"/>
          <w:szCs w:val="24"/>
          <w:lang w:eastAsia="en-GB"/>
        </w:rPr>
        <w:t>.</w:t>
      </w:r>
      <w:r w:rsidR="00E33E71" w:rsidRPr="006A51D2">
        <w:rPr>
          <w:rFonts w:ascii="Times New Roman" w:eastAsia="Times New Roman" w:hAnsi="Times New Roman"/>
          <w:bCs/>
          <w:color w:val="000000" w:themeColor="text1"/>
          <w:kern w:val="36"/>
          <w:sz w:val="24"/>
          <w:szCs w:val="24"/>
          <w:lang w:eastAsia="en-GB"/>
        </w:rPr>
        <w:t xml:space="preserve"> </w:t>
      </w:r>
      <w:r w:rsidR="00E33E71" w:rsidRPr="006A51D2">
        <w:rPr>
          <w:rFonts w:ascii="Times New Roman" w:eastAsia="Times New Roman" w:hAnsi="Times New Roman"/>
          <w:bCs/>
          <w:i/>
          <w:color w:val="000000" w:themeColor="text1"/>
          <w:kern w:val="36"/>
          <w:sz w:val="24"/>
          <w:szCs w:val="24"/>
          <w:lang w:eastAsia="en-GB"/>
        </w:rPr>
        <w:t>Soccer in the Dock: A History of British Football Scandals 1900 to 1965</w:t>
      </w:r>
      <w:r w:rsidR="00750033">
        <w:rPr>
          <w:rFonts w:ascii="Times New Roman" w:eastAsia="Times New Roman" w:hAnsi="Times New Roman"/>
          <w:bCs/>
          <w:i/>
          <w:color w:val="000000" w:themeColor="text1"/>
          <w:kern w:val="36"/>
          <w:sz w:val="24"/>
          <w:szCs w:val="24"/>
          <w:lang w:eastAsia="en-GB"/>
        </w:rPr>
        <w:t>.</w:t>
      </w:r>
      <w:r w:rsidR="00E33E71" w:rsidRPr="006A51D2">
        <w:rPr>
          <w:rFonts w:ascii="Times New Roman" w:eastAsia="Times New Roman" w:hAnsi="Times New Roman"/>
          <w:bCs/>
          <w:color w:val="000000" w:themeColor="text1"/>
          <w:kern w:val="36"/>
          <w:sz w:val="24"/>
          <w:szCs w:val="24"/>
          <w:lang w:eastAsia="en-GB"/>
        </w:rPr>
        <w:t xml:space="preserve"> London: Collins.</w:t>
      </w:r>
    </w:p>
    <w:p w14:paraId="455585CE" w14:textId="7E29D85D" w:rsidR="00E33E71" w:rsidRPr="006A51D2" w:rsidRDefault="00450BE7"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eastAsia="Times New Roman" w:hAnsi="Times New Roman"/>
          <w:bCs/>
          <w:color w:val="000000" w:themeColor="text1"/>
          <w:kern w:val="36"/>
          <w:sz w:val="24"/>
          <w:szCs w:val="24"/>
          <w:lang w:eastAsia="en-GB"/>
        </w:rPr>
        <w:t xml:space="preserve">Jackman, M. </w:t>
      </w:r>
      <w:r w:rsidR="00526D4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2009</w:t>
      </w:r>
      <w:r w:rsidR="00526D45">
        <w:rPr>
          <w:rFonts w:ascii="Times New Roman" w:eastAsia="Times New Roman" w:hAnsi="Times New Roman"/>
          <w:bCs/>
          <w:color w:val="000000" w:themeColor="text1"/>
          <w:kern w:val="36"/>
          <w:sz w:val="24"/>
          <w:szCs w:val="24"/>
          <w:lang w:eastAsia="en-GB"/>
        </w:rPr>
        <w:t>)</w:t>
      </w:r>
      <w:r w:rsidR="00750033">
        <w:rPr>
          <w:rFonts w:ascii="Times New Roman" w:eastAsia="Times New Roman" w:hAnsi="Times New Roman"/>
          <w:bCs/>
          <w:color w:val="000000" w:themeColor="text1"/>
          <w:kern w:val="36"/>
          <w:sz w:val="24"/>
          <w:szCs w:val="24"/>
          <w:lang w:eastAsia="en-GB"/>
        </w:rPr>
        <w:t>.</w:t>
      </w:r>
      <w:r w:rsidR="00E33E71" w:rsidRPr="006A51D2">
        <w:rPr>
          <w:rFonts w:ascii="Times New Roman" w:eastAsia="Times New Roman" w:hAnsi="Times New Roman"/>
          <w:bCs/>
          <w:color w:val="000000" w:themeColor="text1"/>
          <w:kern w:val="36"/>
          <w:sz w:val="24"/>
          <w:szCs w:val="24"/>
          <w:lang w:eastAsia="en-GB"/>
        </w:rPr>
        <w:t xml:space="preserve"> </w:t>
      </w:r>
      <w:r w:rsidR="00E33E71" w:rsidRPr="006A51D2">
        <w:rPr>
          <w:rFonts w:ascii="Times New Roman" w:eastAsia="Times New Roman" w:hAnsi="Times New Roman"/>
          <w:bCs/>
          <w:i/>
          <w:color w:val="000000" w:themeColor="text1"/>
          <w:kern w:val="36"/>
          <w:sz w:val="24"/>
          <w:szCs w:val="24"/>
          <w:lang w:eastAsia="en-GB"/>
        </w:rPr>
        <w:t>Blackburn Rovers: The Complete Record</w:t>
      </w:r>
      <w:r w:rsidR="00750033">
        <w:rPr>
          <w:rFonts w:ascii="Times New Roman" w:eastAsia="Times New Roman" w:hAnsi="Times New Roman"/>
          <w:bCs/>
          <w:i/>
          <w:color w:val="000000" w:themeColor="text1"/>
          <w:kern w:val="36"/>
          <w:sz w:val="24"/>
          <w:szCs w:val="24"/>
          <w:lang w:eastAsia="en-GB"/>
        </w:rPr>
        <w:t>.</w:t>
      </w:r>
      <w:r w:rsidR="00E33E71" w:rsidRPr="006A51D2">
        <w:rPr>
          <w:rFonts w:ascii="Times New Roman" w:eastAsia="Times New Roman" w:hAnsi="Times New Roman"/>
          <w:bCs/>
          <w:i/>
          <w:color w:val="000000" w:themeColor="text1"/>
          <w:kern w:val="36"/>
          <w:sz w:val="24"/>
          <w:szCs w:val="24"/>
          <w:lang w:eastAsia="en-GB"/>
        </w:rPr>
        <w:t xml:space="preserve"> </w:t>
      </w:r>
      <w:r w:rsidR="00E33E71" w:rsidRPr="006A51D2">
        <w:rPr>
          <w:rFonts w:ascii="Times New Roman" w:eastAsia="Times New Roman" w:hAnsi="Times New Roman"/>
          <w:bCs/>
          <w:color w:val="000000" w:themeColor="text1"/>
          <w:kern w:val="36"/>
          <w:sz w:val="24"/>
          <w:szCs w:val="24"/>
          <w:lang w:eastAsia="en-GB"/>
        </w:rPr>
        <w:t xml:space="preserve">Derby: </w:t>
      </w:r>
      <w:r w:rsidR="00E33E71" w:rsidRPr="006A51D2">
        <w:rPr>
          <w:rFonts w:ascii="Times New Roman" w:hAnsi="Times New Roman"/>
          <w:color w:val="000000" w:themeColor="text1"/>
          <w:sz w:val="24"/>
          <w:szCs w:val="24"/>
        </w:rPr>
        <w:t>Breedon Books</w:t>
      </w:r>
      <w:r w:rsidR="00925997" w:rsidRPr="006A51D2">
        <w:rPr>
          <w:rFonts w:ascii="Times New Roman" w:hAnsi="Times New Roman"/>
          <w:color w:val="000000" w:themeColor="text1"/>
          <w:sz w:val="24"/>
          <w:szCs w:val="24"/>
        </w:rPr>
        <w:t>.</w:t>
      </w:r>
    </w:p>
    <w:p w14:paraId="7CFB0267" w14:textId="09DDC933" w:rsidR="00853704" w:rsidRPr="006A51D2" w:rsidRDefault="00925997"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Kent, R., Caudill, S. &amp; </w:t>
      </w:r>
      <w:r w:rsidR="00853704" w:rsidRPr="006A51D2">
        <w:rPr>
          <w:rFonts w:ascii="Times New Roman" w:hAnsi="Times New Roman"/>
          <w:color w:val="000000" w:themeColor="text1"/>
          <w:sz w:val="24"/>
          <w:szCs w:val="24"/>
        </w:rPr>
        <w:t xml:space="preserve">Mixon, F. </w:t>
      </w:r>
      <w:r w:rsidR="00526D45">
        <w:rPr>
          <w:rFonts w:ascii="Times New Roman" w:hAnsi="Times New Roman"/>
          <w:color w:val="000000" w:themeColor="text1"/>
          <w:sz w:val="24"/>
          <w:szCs w:val="24"/>
        </w:rPr>
        <w:t>(</w:t>
      </w:r>
      <w:r w:rsidR="00853704" w:rsidRPr="006A51D2">
        <w:rPr>
          <w:rFonts w:ascii="Times New Roman" w:hAnsi="Times New Roman"/>
          <w:color w:val="000000" w:themeColor="text1"/>
          <w:sz w:val="24"/>
          <w:szCs w:val="24"/>
        </w:rPr>
        <w:t>2013</w:t>
      </w:r>
      <w:r w:rsidR="00526D45">
        <w:rPr>
          <w:rFonts w:ascii="Times New Roman" w:hAnsi="Times New Roman"/>
          <w:color w:val="000000" w:themeColor="text1"/>
          <w:sz w:val="24"/>
          <w:szCs w:val="24"/>
        </w:rPr>
        <w:t>)</w:t>
      </w:r>
      <w:r w:rsidR="00750033">
        <w:rPr>
          <w:rFonts w:ascii="Times New Roman" w:hAnsi="Times New Roman"/>
          <w:color w:val="000000" w:themeColor="text1"/>
          <w:sz w:val="24"/>
          <w:szCs w:val="24"/>
        </w:rPr>
        <w:t>.</w:t>
      </w:r>
      <w:r w:rsidR="00853704" w:rsidRPr="006A51D2">
        <w:rPr>
          <w:rFonts w:ascii="Times New Roman" w:hAnsi="Times New Roman"/>
          <w:color w:val="000000" w:themeColor="text1"/>
          <w:sz w:val="24"/>
          <w:szCs w:val="24"/>
        </w:rPr>
        <w:t xml:space="preserve"> Rules Changes and Competitive Balance in European Professional Soccer: Evidence from an Event Study Approach</w:t>
      </w:r>
      <w:r w:rsidR="00750033">
        <w:rPr>
          <w:rFonts w:ascii="Times New Roman" w:hAnsi="Times New Roman"/>
          <w:color w:val="000000" w:themeColor="text1"/>
          <w:sz w:val="24"/>
          <w:szCs w:val="24"/>
        </w:rPr>
        <w:t>.</w:t>
      </w:r>
      <w:r w:rsidR="00853704" w:rsidRPr="006A51D2">
        <w:rPr>
          <w:rFonts w:ascii="Times New Roman" w:hAnsi="Times New Roman"/>
          <w:color w:val="000000" w:themeColor="text1"/>
          <w:sz w:val="24"/>
          <w:szCs w:val="24"/>
        </w:rPr>
        <w:t xml:space="preserve"> </w:t>
      </w:r>
      <w:r w:rsidR="00853704" w:rsidRPr="006A51D2">
        <w:rPr>
          <w:rFonts w:ascii="Times New Roman" w:hAnsi="Times New Roman"/>
          <w:i/>
          <w:color w:val="000000" w:themeColor="text1"/>
          <w:sz w:val="24"/>
          <w:szCs w:val="24"/>
        </w:rPr>
        <w:t>Applied Economics Letters</w:t>
      </w:r>
      <w:r w:rsidR="001E3F54" w:rsidRPr="006A51D2">
        <w:rPr>
          <w:rFonts w:ascii="Times New Roman" w:hAnsi="Times New Roman"/>
          <w:color w:val="000000" w:themeColor="text1"/>
          <w:sz w:val="24"/>
          <w:szCs w:val="24"/>
        </w:rPr>
        <w:t xml:space="preserve">, </w:t>
      </w:r>
      <w:r w:rsidR="001E3F54" w:rsidRPr="00801927">
        <w:rPr>
          <w:rFonts w:ascii="Times New Roman" w:hAnsi="Times New Roman"/>
          <w:i/>
          <w:color w:val="000000" w:themeColor="text1"/>
          <w:sz w:val="24"/>
          <w:szCs w:val="24"/>
        </w:rPr>
        <w:t>20</w:t>
      </w:r>
      <w:r w:rsidR="00750033">
        <w:rPr>
          <w:rFonts w:ascii="Times New Roman" w:hAnsi="Times New Roman"/>
          <w:color w:val="000000" w:themeColor="text1"/>
          <w:sz w:val="24"/>
          <w:szCs w:val="24"/>
        </w:rPr>
        <w:t>(</w:t>
      </w:r>
      <w:r w:rsidR="001E3F54" w:rsidRPr="006A51D2">
        <w:rPr>
          <w:rFonts w:ascii="Times New Roman" w:hAnsi="Times New Roman"/>
          <w:color w:val="000000" w:themeColor="text1"/>
          <w:sz w:val="24"/>
          <w:szCs w:val="24"/>
        </w:rPr>
        <w:t>11</w:t>
      </w:r>
      <w:r w:rsidR="00750033">
        <w:rPr>
          <w:rFonts w:ascii="Times New Roman" w:hAnsi="Times New Roman"/>
          <w:color w:val="000000" w:themeColor="text1"/>
          <w:sz w:val="24"/>
          <w:szCs w:val="24"/>
        </w:rPr>
        <w:t>)</w:t>
      </w:r>
      <w:r w:rsidR="001E3F54" w:rsidRPr="006A51D2">
        <w:rPr>
          <w:rFonts w:ascii="Times New Roman" w:hAnsi="Times New Roman"/>
          <w:color w:val="000000" w:themeColor="text1"/>
          <w:sz w:val="24"/>
          <w:szCs w:val="24"/>
        </w:rPr>
        <w:t>, 1109-1112.</w:t>
      </w:r>
    </w:p>
    <w:p w14:paraId="44983010" w14:textId="6B815017" w:rsidR="00745636" w:rsidRPr="006A51D2" w:rsidRDefault="00745636"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Konig, R. (2009)</w:t>
      </w:r>
      <w:r w:rsidR="00750033">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Sport and Measurement of Competition</w:t>
      </w:r>
      <w:r w:rsidR="00750033">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De Economist</w:t>
      </w:r>
      <w:r w:rsidRPr="006A51D2">
        <w:rPr>
          <w:rFonts w:ascii="Times New Roman" w:hAnsi="Times New Roman"/>
          <w:color w:val="000000" w:themeColor="text1"/>
          <w:sz w:val="24"/>
          <w:szCs w:val="24"/>
        </w:rPr>
        <w:t xml:space="preserve">, </w:t>
      </w:r>
      <w:r w:rsidRPr="00801927">
        <w:rPr>
          <w:rFonts w:ascii="Times New Roman" w:hAnsi="Times New Roman"/>
          <w:i/>
          <w:color w:val="000000" w:themeColor="text1"/>
          <w:sz w:val="24"/>
          <w:szCs w:val="24"/>
        </w:rPr>
        <w:t>157</w:t>
      </w:r>
      <w:r w:rsidRPr="006A51D2">
        <w:rPr>
          <w:rFonts w:ascii="Times New Roman" w:hAnsi="Times New Roman"/>
          <w:color w:val="000000" w:themeColor="text1"/>
          <w:sz w:val="24"/>
          <w:szCs w:val="24"/>
        </w:rPr>
        <w:t>, 229-249.</w:t>
      </w:r>
    </w:p>
    <w:p w14:paraId="3C53102F" w14:textId="7123DF2E" w:rsidR="00375B5F" w:rsidRPr="006A51D2" w:rsidRDefault="00375B5F" w:rsidP="00AA0B8A">
      <w:pPr>
        <w:spacing w:after="60" w:line="240" w:lineRule="auto"/>
        <w:ind w:left="720" w:hanging="720"/>
        <w:jc w:val="both"/>
        <w:rPr>
          <w:rFonts w:ascii="Times New Roman" w:hAnsi="Times New Roman"/>
          <w:color w:val="000000" w:themeColor="text1"/>
          <w:sz w:val="24"/>
          <w:szCs w:val="24"/>
        </w:rPr>
      </w:pPr>
      <w:r w:rsidRPr="00893959">
        <w:rPr>
          <w:rFonts w:ascii="Times New Roman" w:hAnsi="Times New Roman"/>
          <w:color w:val="000000" w:themeColor="text1"/>
          <w:sz w:val="24"/>
          <w:szCs w:val="24"/>
        </w:rPr>
        <w:t xml:space="preserve">Korr, C. </w:t>
      </w:r>
      <w:r w:rsidR="00526D45" w:rsidRPr="00893959">
        <w:rPr>
          <w:rFonts w:ascii="Times New Roman" w:hAnsi="Times New Roman"/>
          <w:color w:val="000000" w:themeColor="text1"/>
          <w:sz w:val="24"/>
          <w:szCs w:val="24"/>
        </w:rPr>
        <w:t>(</w:t>
      </w:r>
      <w:r w:rsidRPr="00893959">
        <w:rPr>
          <w:rFonts w:ascii="Times New Roman" w:hAnsi="Times New Roman"/>
          <w:color w:val="000000" w:themeColor="text1"/>
          <w:sz w:val="24"/>
          <w:szCs w:val="24"/>
        </w:rPr>
        <w:t>1986</w:t>
      </w:r>
      <w:r w:rsidR="00526D45" w:rsidRPr="00893959">
        <w:rPr>
          <w:rFonts w:ascii="Times New Roman" w:hAnsi="Times New Roman"/>
          <w:color w:val="000000" w:themeColor="text1"/>
          <w:sz w:val="24"/>
          <w:szCs w:val="24"/>
        </w:rPr>
        <w:t>)</w:t>
      </w:r>
      <w:r w:rsidR="00893959">
        <w:rPr>
          <w:rFonts w:ascii="Times New Roman" w:hAnsi="Times New Roman"/>
          <w:color w:val="000000" w:themeColor="text1"/>
          <w:sz w:val="24"/>
          <w:szCs w:val="24"/>
        </w:rPr>
        <w:t>.</w:t>
      </w:r>
      <w:r w:rsidRPr="00893959">
        <w:rPr>
          <w:rFonts w:ascii="Times New Roman" w:hAnsi="Times New Roman"/>
          <w:color w:val="000000" w:themeColor="text1"/>
          <w:sz w:val="24"/>
          <w:szCs w:val="24"/>
        </w:rPr>
        <w:t xml:space="preserve"> </w:t>
      </w:r>
      <w:r w:rsidRPr="00893959">
        <w:rPr>
          <w:rFonts w:ascii="Times New Roman" w:hAnsi="Times New Roman"/>
          <w:i/>
          <w:color w:val="000000" w:themeColor="text1"/>
          <w:sz w:val="24"/>
          <w:szCs w:val="24"/>
        </w:rPr>
        <w:t>West Ham United: The Making of a Football Club</w:t>
      </w:r>
      <w:r w:rsidR="00943740">
        <w:rPr>
          <w:rFonts w:ascii="Times New Roman" w:hAnsi="Times New Roman"/>
          <w:i/>
          <w:color w:val="000000" w:themeColor="text1"/>
          <w:sz w:val="24"/>
          <w:szCs w:val="24"/>
        </w:rPr>
        <w:t>.</w:t>
      </w:r>
      <w:r w:rsidRPr="00893959">
        <w:rPr>
          <w:rFonts w:ascii="Times New Roman" w:hAnsi="Times New Roman"/>
          <w:i/>
          <w:color w:val="000000" w:themeColor="text1"/>
          <w:sz w:val="24"/>
          <w:szCs w:val="24"/>
        </w:rPr>
        <w:t xml:space="preserve"> </w:t>
      </w:r>
      <w:r w:rsidRPr="00893959">
        <w:rPr>
          <w:rFonts w:ascii="Times New Roman" w:hAnsi="Times New Roman"/>
          <w:color w:val="000000" w:themeColor="text1"/>
          <w:sz w:val="24"/>
          <w:szCs w:val="24"/>
        </w:rPr>
        <w:t>London: Duckworth.</w:t>
      </w:r>
    </w:p>
    <w:p w14:paraId="59A09F08" w14:textId="14CD07D4" w:rsidR="00737FBF" w:rsidRPr="006A51D2" w:rsidRDefault="00925997"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Lanfranchi, P. &amp; Taylor, M. </w:t>
      </w:r>
      <w:r w:rsidR="00526D45">
        <w:rPr>
          <w:rFonts w:ascii="Times New Roman" w:hAnsi="Times New Roman"/>
          <w:color w:val="000000" w:themeColor="text1"/>
          <w:sz w:val="24"/>
          <w:szCs w:val="24"/>
        </w:rPr>
        <w:t>(</w:t>
      </w:r>
      <w:r w:rsidR="00450BE7" w:rsidRPr="006A51D2">
        <w:rPr>
          <w:rFonts w:ascii="Times New Roman" w:hAnsi="Times New Roman"/>
          <w:color w:val="000000" w:themeColor="text1"/>
          <w:sz w:val="24"/>
          <w:szCs w:val="24"/>
        </w:rPr>
        <w:t>2001</w:t>
      </w:r>
      <w:r w:rsidR="00526D45">
        <w:rPr>
          <w:rFonts w:ascii="Times New Roman" w:hAnsi="Times New Roman"/>
          <w:color w:val="000000" w:themeColor="text1"/>
          <w:sz w:val="24"/>
          <w:szCs w:val="24"/>
        </w:rPr>
        <w:t>)</w:t>
      </w:r>
      <w:r w:rsidR="002377E5">
        <w:rPr>
          <w:rFonts w:ascii="Times New Roman" w:hAnsi="Times New Roman"/>
          <w:color w:val="000000" w:themeColor="text1"/>
          <w:sz w:val="24"/>
          <w:szCs w:val="24"/>
        </w:rPr>
        <w:t>.</w:t>
      </w:r>
      <w:r w:rsidR="00E33E71" w:rsidRPr="006A51D2">
        <w:rPr>
          <w:rFonts w:ascii="Times New Roman" w:hAnsi="Times New Roman"/>
          <w:color w:val="000000" w:themeColor="text1"/>
          <w:sz w:val="24"/>
          <w:szCs w:val="24"/>
        </w:rPr>
        <w:t xml:space="preserve"> </w:t>
      </w:r>
      <w:r w:rsidR="00E33E71" w:rsidRPr="006A51D2">
        <w:rPr>
          <w:rFonts w:ascii="Times New Roman" w:hAnsi="Times New Roman"/>
          <w:i/>
          <w:color w:val="000000" w:themeColor="text1"/>
          <w:sz w:val="24"/>
          <w:szCs w:val="24"/>
        </w:rPr>
        <w:t>Moving with the Ball: The Migration of Professional Footballers</w:t>
      </w:r>
      <w:r w:rsidR="002377E5">
        <w:rPr>
          <w:rFonts w:ascii="Times New Roman" w:hAnsi="Times New Roman"/>
          <w:i/>
          <w:color w:val="000000" w:themeColor="text1"/>
          <w:sz w:val="24"/>
          <w:szCs w:val="24"/>
        </w:rPr>
        <w:t>.</w:t>
      </w:r>
      <w:r w:rsidR="00E33E71" w:rsidRPr="006A51D2">
        <w:rPr>
          <w:rFonts w:ascii="Times New Roman" w:hAnsi="Times New Roman"/>
          <w:color w:val="000000" w:themeColor="text1"/>
          <w:sz w:val="24"/>
          <w:szCs w:val="24"/>
        </w:rPr>
        <w:t xml:space="preserve"> Oxford: Berg.</w:t>
      </w:r>
    </w:p>
    <w:p w14:paraId="0201EC72" w14:textId="7FE96E31" w:rsidR="00EE7819" w:rsidRPr="006A51D2" w:rsidRDefault="00EE7819"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Le Goff</w:t>
      </w:r>
      <w:r w:rsidR="00C3741A" w:rsidRPr="006A51D2">
        <w:rPr>
          <w:rFonts w:ascii="Times New Roman" w:hAnsi="Times New Roman"/>
          <w:color w:val="000000" w:themeColor="text1"/>
          <w:sz w:val="24"/>
          <w:szCs w:val="24"/>
        </w:rPr>
        <w:t xml:space="preserve">, J. </w:t>
      </w:r>
      <w:r w:rsidR="00526D45">
        <w:rPr>
          <w:rFonts w:ascii="Times New Roman" w:hAnsi="Times New Roman"/>
          <w:color w:val="000000" w:themeColor="text1"/>
          <w:sz w:val="24"/>
          <w:szCs w:val="24"/>
        </w:rPr>
        <w:t>(</w:t>
      </w:r>
      <w:r w:rsidR="00C3741A" w:rsidRPr="006A51D2">
        <w:rPr>
          <w:rFonts w:ascii="Times New Roman" w:hAnsi="Times New Roman"/>
          <w:color w:val="000000" w:themeColor="text1"/>
          <w:sz w:val="24"/>
          <w:szCs w:val="24"/>
        </w:rPr>
        <w:t>1990</w:t>
      </w:r>
      <w:r w:rsidR="00526D45">
        <w:rPr>
          <w:rFonts w:ascii="Times New Roman" w:hAnsi="Times New Roman"/>
          <w:color w:val="000000" w:themeColor="text1"/>
          <w:sz w:val="24"/>
          <w:szCs w:val="24"/>
        </w:rPr>
        <w:t>)</w:t>
      </w:r>
      <w:r w:rsidR="002377E5">
        <w:rPr>
          <w:rFonts w:ascii="Times New Roman" w:hAnsi="Times New Roman"/>
          <w:color w:val="000000" w:themeColor="text1"/>
          <w:sz w:val="24"/>
          <w:szCs w:val="24"/>
        </w:rPr>
        <w:t>.</w:t>
      </w:r>
      <w:r w:rsidR="00C3741A" w:rsidRPr="006A51D2">
        <w:rPr>
          <w:rFonts w:ascii="Times New Roman" w:hAnsi="Times New Roman"/>
          <w:i/>
          <w:iCs/>
          <w:color w:val="000000" w:themeColor="text1"/>
          <w:sz w:val="24"/>
          <w:szCs w:val="24"/>
          <w:lang w:val="en"/>
        </w:rPr>
        <w:t xml:space="preserve"> The Birth of Purgatory</w:t>
      </w:r>
      <w:r w:rsidR="002377E5">
        <w:rPr>
          <w:rFonts w:ascii="Times New Roman" w:hAnsi="Times New Roman"/>
          <w:i/>
          <w:iCs/>
          <w:color w:val="000000" w:themeColor="text1"/>
          <w:sz w:val="24"/>
          <w:szCs w:val="24"/>
          <w:lang w:val="en"/>
        </w:rPr>
        <w:t>.</w:t>
      </w:r>
      <w:r w:rsidR="00C3741A" w:rsidRPr="006A51D2">
        <w:rPr>
          <w:rFonts w:ascii="Times New Roman" w:hAnsi="Times New Roman"/>
          <w:color w:val="000000" w:themeColor="text1"/>
          <w:sz w:val="24"/>
          <w:szCs w:val="24"/>
          <w:lang w:val="en"/>
        </w:rPr>
        <w:t xml:space="preserve"> Aldershot: Scolar Press</w:t>
      </w:r>
      <w:r w:rsidR="00737FBF" w:rsidRPr="006A51D2">
        <w:rPr>
          <w:rFonts w:ascii="Times New Roman" w:hAnsi="Times New Roman"/>
          <w:color w:val="000000" w:themeColor="text1"/>
          <w:sz w:val="24"/>
          <w:szCs w:val="24"/>
          <w:lang w:val="en"/>
        </w:rPr>
        <w:t>.</w:t>
      </w:r>
    </w:p>
    <w:p w14:paraId="1ED89287" w14:textId="7F27FB11" w:rsidR="00323A25" w:rsidRPr="006A51D2" w:rsidRDefault="00323A25" w:rsidP="00AA0B8A">
      <w:pPr>
        <w:spacing w:after="60" w:line="240" w:lineRule="auto"/>
        <w:ind w:left="720" w:hanging="720"/>
        <w:jc w:val="both"/>
        <w:outlineLvl w:val="0"/>
        <w:rPr>
          <w:rFonts w:ascii="Times New Roman" w:eastAsia="Times New Roman" w:hAnsi="Times New Roman"/>
          <w:bCs/>
          <w:color w:val="000000" w:themeColor="text1"/>
          <w:kern w:val="36"/>
          <w:sz w:val="24"/>
          <w:szCs w:val="24"/>
          <w:lang w:eastAsia="en-GB"/>
        </w:rPr>
      </w:pPr>
      <w:r w:rsidRPr="006A51D2">
        <w:rPr>
          <w:rFonts w:ascii="Times New Roman" w:eastAsia="Times New Roman" w:hAnsi="Times New Roman"/>
          <w:bCs/>
          <w:color w:val="000000" w:themeColor="text1"/>
          <w:kern w:val="36"/>
          <w:sz w:val="24"/>
          <w:szCs w:val="24"/>
          <w:lang w:eastAsia="en-GB"/>
        </w:rPr>
        <w:t xml:space="preserve">Lee, Y.H. &amp; Fort, R. </w:t>
      </w:r>
      <w:r w:rsidR="00526D4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2012</w:t>
      </w:r>
      <w:r w:rsidR="00526D45">
        <w:rPr>
          <w:rFonts w:ascii="Times New Roman" w:eastAsia="Times New Roman" w:hAnsi="Times New Roman"/>
          <w:bCs/>
          <w:color w:val="000000" w:themeColor="text1"/>
          <w:kern w:val="36"/>
          <w:sz w:val="24"/>
          <w:szCs w:val="24"/>
          <w:lang w:eastAsia="en-GB"/>
        </w:rPr>
        <w:t>)</w:t>
      </w:r>
      <w:r w:rsidR="002377E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Competitive balance: Time series lessons from the English Premier League</w:t>
      </w:r>
      <w:r w:rsidR="002377E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w:t>
      </w:r>
      <w:r w:rsidRPr="00801927">
        <w:rPr>
          <w:rFonts w:ascii="Times New Roman" w:eastAsia="Times New Roman" w:hAnsi="Times New Roman"/>
          <w:bCs/>
          <w:i/>
          <w:color w:val="000000" w:themeColor="text1"/>
          <w:kern w:val="36"/>
          <w:sz w:val="24"/>
          <w:szCs w:val="24"/>
          <w:lang w:eastAsia="en-GB"/>
        </w:rPr>
        <w:t>Scottish Journal of Political Economy</w:t>
      </w:r>
      <w:r w:rsidRPr="006A51D2">
        <w:rPr>
          <w:rFonts w:ascii="Times New Roman" w:eastAsia="Times New Roman" w:hAnsi="Times New Roman"/>
          <w:bCs/>
          <w:color w:val="000000" w:themeColor="text1"/>
          <w:kern w:val="36"/>
          <w:sz w:val="24"/>
          <w:szCs w:val="24"/>
          <w:lang w:eastAsia="en-GB"/>
        </w:rPr>
        <w:t xml:space="preserve">, </w:t>
      </w:r>
      <w:r w:rsidRPr="00801927">
        <w:rPr>
          <w:rFonts w:ascii="Times New Roman" w:eastAsia="Times New Roman" w:hAnsi="Times New Roman"/>
          <w:bCs/>
          <w:i/>
          <w:color w:val="000000" w:themeColor="text1"/>
          <w:kern w:val="36"/>
          <w:sz w:val="24"/>
          <w:szCs w:val="24"/>
          <w:lang w:eastAsia="en-GB"/>
        </w:rPr>
        <w:t>59</w:t>
      </w:r>
      <w:r w:rsidR="002377E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3</w:t>
      </w:r>
      <w:r w:rsidR="002377E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266-282.</w:t>
      </w:r>
    </w:p>
    <w:p w14:paraId="757A18F6" w14:textId="5F393E9A" w:rsidR="00E33E71" w:rsidRPr="006A51D2" w:rsidRDefault="00E33E71" w:rsidP="00AA0B8A">
      <w:pPr>
        <w:spacing w:after="60" w:line="240" w:lineRule="auto"/>
        <w:ind w:left="720" w:hanging="720"/>
        <w:jc w:val="both"/>
        <w:outlineLvl w:val="0"/>
        <w:rPr>
          <w:rFonts w:ascii="Times New Roman" w:eastAsia="Times New Roman" w:hAnsi="Times New Roman"/>
          <w:bCs/>
          <w:color w:val="000000" w:themeColor="text1"/>
          <w:kern w:val="36"/>
          <w:sz w:val="24"/>
          <w:szCs w:val="24"/>
          <w:lang w:eastAsia="en-GB"/>
        </w:rPr>
      </w:pPr>
      <w:r w:rsidRPr="006A51D2">
        <w:rPr>
          <w:rFonts w:ascii="Times New Roman" w:eastAsia="Times New Roman" w:hAnsi="Times New Roman"/>
          <w:bCs/>
          <w:color w:val="000000" w:themeColor="text1"/>
          <w:kern w:val="36"/>
          <w:sz w:val="24"/>
          <w:szCs w:val="24"/>
          <w:lang w:eastAsia="en-GB"/>
        </w:rPr>
        <w:t xml:space="preserve">Lee, E. &amp; Whalley, P. </w:t>
      </w:r>
      <w:r w:rsidR="00526D4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2002</w:t>
      </w:r>
      <w:r w:rsidR="00526D45">
        <w:rPr>
          <w:rFonts w:ascii="Times New Roman" w:eastAsia="Times New Roman" w:hAnsi="Times New Roman"/>
          <w:bCs/>
          <w:color w:val="000000" w:themeColor="text1"/>
          <w:kern w:val="36"/>
          <w:sz w:val="24"/>
          <w:szCs w:val="24"/>
          <w:lang w:eastAsia="en-GB"/>
        </w:rPr>
        <w:t>)</w:t>
      </w:r>
      <w:r w:rsidR="002377E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w:t>
      </w:r>
      <w:r w:rsidRPr="006A51D2">
        <w:rPr>
          <w:rFonts w:ascii="Times New Roman" w:eastAsia="Times New Roman" w:hAnsi="Times New Roman"/>
          <w:bCs/>
          <w:i/>
          <w:color w:val="000000" w:themeColor="text1"/>
          <w:kern w:val="36"/>
          <w:sz w:val="24"/>
          <w:szCs w:val="24"/>
          <w:lang w:eastAsia="en-GB"/>
        </w:rPr>
        <w:t>The Pride and the Glory: 120 years of Burnley Football Club</w:t>
      </w:r>
      <w:r w:rsidR="002377E5">
        <w:rPr>
          <w:rFonts w:ascii="Times New Roman" w:eastAsia="Times New Roman" w:hAnsi="Times New Roman"/>
          <w:bCs/>
          <w:i/>
          <w:color w:val="000000" w:themeColor="text1"/>
          <w:kern w:val="36"/>
          <w:sz w:val="24"/>
          <w:szCs w:val="24"/>
          <w:lang w:eastAsia="en-GB"/>
        </w:rPr>
        <w:t>.</w:t>
      </w:r>
      <w:r w:rsidRPr="006A51D2">
        <w:rPr>
          <w:rFonts w:ascii="Times New Roman" w:eastAsia="Times New Roman" w:hAnsi="Times New Roman"/>
          <w:bCs/>
          <w:i/>
          <w:color w:val="000000" w:themeColor="text1"/>
          <w:kern w:val="36"/>
          <w:sz w:val="24"/>
          <w:szCs w:val="24"/>
          <w:lang w:eastAsia="en-GB"/>
        </w:rPr>
        <w:t xml:space="preserve"> </w:t>
      </w:r>
      <w:r w:rsidRPr="006A51D2">
        <w:rPr>
          <w:rFonts w:ascii="Times New Roman" w:eastAsia="Times New Roman" w:hAnsi="Times New Roman"/>
          <w:bCs/>
          <w:color w:val="000000" w:themeColor="text1"/>
          <w:kern w:val="36"/>
          <w:sz w:val="24"/>
          <w:szCs w:val="24"/>
          <w:lang w:eastAsia="en-GB"/>
        </w:rPr>
        <w:t>Burnley: Burnley FC.</w:t>
      </w:r>
    </w:p>
    <w:p w14:paraId="681C96FE" w14:textId="470EA890" w:rsidR="00E33E71" w:rsidRPr="006A51D2" w:rsidRDefault="00E33E71" w:rsidP="00AA0B8A">
      <w:pPr>
        <w:spacing w:after="60" w:line="240" w:lineRule="auto"/>
        <w:ind w:left="720" w:hanging="720"/>
        <w:jc w:val="both"/>
        <w:outlineLvl w:val="0"/>
        <w:rPr>
          <w:rFonts w:ascii="Times New Roman" w:eastAsia="Times New Roman" w:hAnsi="Times New Roman"/>
          <w:bCs/>
          <w:color w:val="000000" w:themeColor="text1"/>
          <w:kern w:val="36"/>
          <w:sz w:val="24"/>
          <w:szCs w:val="24"/>
          <w:lang w:eastAsia="en-GB"/>
        </w:rPr>
      </w:pPr>
      <w:r w:rsidRPr="006A51D2">
        <w:rPr>
          <w:rFonts w:ascii="Times New Roman" w:eastAsia="Times New Roman" w:hAnsi="Times New Roman"/>
          <w:bCs/>
          <w:color w:val="000000" w:themeColor="text1"/>
          <w:kern w:val="36"/>
          <w:sz w:val="24"/>
          <w:szCs w:val="24"/>
          <w:lang w:eastAsia="en-GB"/>
        </w:rPr>
        <w:t xml:space="preserve">Lerwill, J. </w:t>
      </w:r>
      <w:r w:rsidR="00526D4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2012</w:t>
      </w:r>
      <w:r w:rsidR="00526D45">
        <w:rPr>
          <w:rFonts w:ascii="Times New Roman" w:eastAsia="Times New Roman" w:hAnsi="Times New Roman"/>
          <w:bCs/>
          <w:color w:val="000000" w:themeColor="text1"/>
          <w:kern w:val="36"/>
          <w:sz w:val="24"/>
          <w:szCs w:val="24"/>
          <w:lang w:eastAsia="en-GB"/>
        </w:rPr>
        <w:t>)</w:t>
      </w:r>
      <w:r w:rsidR="002377E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w:t>
      </w:r>
      <w:r w:rsidRPr="006A51D2">
        <w:rPr>
          <w:rFonts w:ascii="Times New Roman" w:eastAsia="Times New Roman" w:hAnsi="Times New Roman"/>
          <w:bCs/>
          <w:i/>
          <w:color w:val="000000" w:themeColor="text1"/>
          <w:kern w:val="36"/>
          <w:sz w:val="24"/>
          <w:szCs w:val="24"/>
          <w:lang w:eastAsia="en-GB"/>
        </w:rPr>
        <w:t>Aston Villa: the First Superclub</w:t>
      </w:r>
      <w:r w:rsidR="002377E5">
        <w:rPr>
          <w:rFonts w:ascii="Times New Roman" w:eastAsia="Times New Roman" w:hAnsi="Times New Roman"/>
          <w:bCs/>
          <w:i/>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w:t>
      </w:r>
      <w:r w:rsidR="00681659" w:rsidRPr="006A51D2">
        <w:rPr>
          <w:rFonts w:ascii="Times New Roman" w:eastAsia="Times New Roman" w:hAnsi="Times New Roman"/>
          <w:bCs/>
          <w:color w:val="000000" w:themeColor="text1"/>
          <w:kern w:val="36"/>
          <w:sz w:val="24"/>
          <w:szCs w:val="24"/>
          <w:lang w:eastAsia="en-GB"/>
        </w:rPr>
        <w:t xml:space="preserve">Birmingham: </w:t>
      </w:r>
      <w:r w:rsidRPr="006A51D2">
        <w:rPr>
          <w:rFonts w:ascii="Times New Roman" w:eastAsia="Times New Roman" w:hAnsi="Times New Roman"/>
          <w:bCs/>
          <w:color w:val="000000" w:themeColor="text1"/>
          <w:kern w:val="36"/>
          <w:sz w:val="24"/>
          <w:szCs w:val="24"/>
          <w:lang w:eastAsia="en-GB"/>
        </w:rPr>
        <w:t>A &amp; JL Solutions.</w:t>
      </w:r>
    </w:p>
    <w:p w14:paraId="2BD97168" w14:textId="576DACC0" w:rsidR="00E33E71" w:rsidRPr="006A51D2" w:rsidRDefault="005F0B3B" w:rsidP="00AA0B8A">
      <w:pPr>
        <w:spacing w:after="60" w:line="240" w:lineRule="auto"/>
        <w:ind w:left="720" w:hanging="720"/>
        <w:jc w:val="both"/>
        <w:outlineLvl w:val="0"/>
        <w:rPr>
          <w:rFonts w:ascii="Times New Roman" w:eastAsia="Times New Roman" w:hAnsi="Times New Roman"/>
          <w:bCs/>
          <w:color w:val="000000" w:themeColor="text1"/>
          <w:kern w:val="36"/>
          <w:sz w:val="24"/>
          <w:szCs w:val="24"/>
          <w:lang w:eastAsia="en-GB"/>
        </w:rPr>
      </w:pPr>
      <w:r w:rsidRPr="006A51D2">
        <w:rPr>
          <w:rFonts w:ascii="Times New Roman" w:eastAsia="Times New Roman" w:hAnsi="Times New Roman"/>
          <w:bCs/>
          <w:color w:val="000000" w:themeColor="text1"/>
          <w:kern w:val="36"/>
          <w:sz w:val="24"/>
          <w:szCs w:val="24"/>
          <w:lang w:eastAsia="en-GB"/>
        </w:rPr>
        <w:t xml:space="preserve">Lewis, R. </w:t>
      </w:r>
      <w:r w:rsidR="00526D4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1994</w:t>
      </w:r>
      <w:r w:rsidR="00526D45">
        <w:rPr>
          <w:rFonts w:ascii="Times New Roman" w:eastAsia="Times New Roman" w:hAnsi="Times New Roman"/>
          <w:bCs/>
          <w:color w:val="000000" w:themeColor="text1"/>
          <w:kern w:val="36"/>
          <w:sz w:val="24"/>
          <w:szCs w:val="24"/>
          <w:lang w:eastAsia="en-GB"/>
        </w:rPr>
        <w:t>)</w:t>
      </w:r>
      <w:r w:rsidR="002377E5">
        <w:rPr>
          <w:rFonts w:ascii="Times New Roman" w:eastAsia="Times New Roman" w:hAnsi="Times New Roman"/>
          <w:bCs/>
          <w:color w:val="000000" w:themeColor="text1"/>
          <w:kern w:val="36"/>
          <w:sz w:val="24"/>
          <w:szCs w:val="24"/>
          <w:lang w:eastAsia="en-GB"/>
        </w:rPr>
        <w:t>.</w:t>
      </w:r>
      <w:r w:rsidRPr="006A51D2">
        <w:rPr>
          <w:rFonts w:ascii="Times New Roman" w:eastAsia="Times New Roman" w:hAnsi="Times New Roman"/>
          <w:bCs/>
          <w:color w:val="000000" w:themeColor="text1"/>
          <w:kern w:val="36"/>
          <w:sz w:val="24"/>
          <w:szCs w:val="24"/>
          <w:lang w:eastAsia="en-GB"/>
        </w:rPr>
        <w:t xml:space="preserve"> </w:t>
      </w:r>
      <w:r w:rsidR="00E33E71" w:rsidRPr="006A51D2">
        <w:rPr>
          <w:rFonts w:ascii="Times New Roman" w:eastAsia="Times New Roman" w:hAnsi="Times New Roman"/>
          <w:bCs/>
          <w:i/>
          <w:color w:val="000000" w:themeColor="text1"/>
          <w:kern w:val="36"/>
          <w:sz w:val="24"/>
          <w:szCs w:val="24"/>
          <w:lang w:eastAsia="en-GB"/>
        </w:rPr>
        <w:t>The Development of Professional Foo</w:t>
      </w:r>
      <w:r w:rsidRPr="006A51D2">
        <w:rPr>
          <w:rFonts w:ascii="Times New Roman" w:eastAsia="Times New Roman" w:hAnsi="Times New Roman"/>
          <w:bCs/>
          <w:i/>
          <w:color w:val="000000" w:themeColor="text1"/>
          <w:kern w:val="36"/>
          <w:sz w:val="24"/>
          <w:szCs w:val="24"/>
          <w:lang w:eastAsia="en-GB"/>
        </w:rPr>
        <w:t>tball in Lancashire, 1870-1914</w:t>
      </w:r>
      <w:r w:rsidRPr="006A51D2">
        <w:rPr>
          <w:rFonts w:ascii="Times New Roman" w:eastAsia="Times New Roman" w:hAnsi="Times New Roman"/>
          <w:bCs/>
          <w:color w:val="000000" w:themeColor="text1"/>
          <w:kern w:val="36"/>
          <w:sz w:val="24"/>
          <w:szCs w:val="24"/>
          <w:lang w:eastAsia="en-GB"/>
        </w:rPr>
        <w:t xml:space="preserve"> </w:t>
      </w:r>
      <w:r w:rsidR="002377E5">
        <w:rPr>
          <w:rFonts w:ascii="Times New Roman" w:eastAsia="Times New Roman" w:hAnsi="Times New Roman"/>
          <w:bCs/>
          <w:color w:val="000000" w:themeColor="text1"/>
          <w:kern w:val="36"/>
          <w:sz w:val="24"/>
          <w:szCs w:val="24"/>
          <w:lang w:eastAsia="en-GB"/>
        </w:rPr>
        <w:t>(</w:t>
      </w:r>
      <w:r w:rsidR="00E33E71" w:rsidRPr="006A51D2">
        <w:rPr>
          <w:rFonts w:ascii="Times New Roman" w:eastAsia="Times New Roman" w:hAnsi="Times New Roman"/>
          <w:bCs/>
          <w:color w:val="000000" w:themeColor="text1"/>
          <w:kern w:val="36"/>
          <w:sz w:val="24"/>
          <w:szCs w:val="24"/>
          <w:lang w:eastAsia="en-GB"/>
        </w:rPr>
        <w:t>Ph. D.</w:t>
      </w:r>
      <w:r w:rsidR="002377E5">
        <w:rPr>
          <w:rFonts w:ascii="Times New Roman" w:eastAsia="Times New Roman" w:hAnsi="Times New Roman"/>
          <w:bCs/>
          <w:color w:val="000000" w:themeColor="text1"/>
          <w:kern w:val="36"/>
          <w:sz w:val="24"/>
          <w:szCs w:val="24"/>
          <w:lang w:eastAsia="en-GB"/>
        </w:rPr>
        <w:t xml:space="preserve"> </w:t>
      </w:r>
      <w:r w:rsidR="008B0252" w:rsidRPr="006A51D2">
        <w:rPr>
          <w:rFonts w:ascii="Times New Roman" w:eastAsia="Times New Roman" w:hAnsi="Times New Roman"/>
          <w:bCs/>
          <w:color w:val="000000" w:themeColor="text1"/>
          <w:kern w:val="36"/>
          <w:sz w:val="24"/>
          <w:szCs w:val="24"/>
          <w:lang w:eastAsia="en-GB"/>
        </w:rPr>
        <w:t>Thesis</w:t>
      </w:r>
      <w:r w:rsidR="002377E5">
        <w:rPr>
          <w:rFonts w:ascii="Times New Roman" w:eastAsia="Times New Roman" w:hAnsi="Times New Roman"/>
          <w:bCs/>
          <w:color w:val="000000" w:themeColor="text1"/>
          <w:kern w:val="36"/>
          <w:sz w:val="24"/>
          <w:szCs w:val="24"/>
          <w:lang w:eastAsia="en-GB"/>
        </w:rPr>
        <w:t>).</w:t>
      </w:r>
      <w:r w:rsidR="00E33E71" w:rsidRPr="006A51D2">
        <w:rPr>
          <w:rFonts w:ascii="Times New Roman" w:eastAsia="Times New Roman" w:hAnsi="Times New Roman"/>
          <w:bCs/>
          <w:color w:val="000000" w:themeColor="text1"/>
          <w:kern w:val="36"/>
          <w:sz w:val="24"/>
          <w:szCs w:val="24"/>
          <w:lang w:eastAsia="en-GB"/>
        </w:rPr>
        <w:t xml:space="preserve"> Lancaster University, Lancaster.</w:t>
      </w:r>
    </w:p>
    <w:p w14:paraId="4FE0622C" w14:textId="350A2C88" w:rsidR="00853704" w:rsidRPr="006A51D2" w:rsidRDefault="00853704"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Manasis, V., Avgerinou, V., Ntzoufras, I. &amp; Reade, J.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2013</w:t>
      </w:r>
      <w:r w:rsidR="00526D45">
        <w:rPr>
          <w:rFonts w:ascii="Times New Roman" w:hAnsi="Times New Roman"/>
          <w:color w:val="000000" w:themeColor="text1"/>
          <w:sz w:val="24"/>
          <w:szCs w:val="24"/>
        </w:rPr>
        <w:t>)</w:t>
      </w:r>
      <w:r w:rsidR="002377E5">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Quantification of Competitive Balance in European Football: Development of Specially Designed Indices</w:t>
      </w:r>
      <w:r w:rsidR="002377E5">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Journal of Management Mathematics</w:t>
      </w:r>
      <w:r w:rsidR="001E3F54" w:rsidRPr="006A51D2">
        <w:rPr>
          <w:rFonts w:ascii="Times New Roman" w:hAnsi="Times New Roman"/>
          <w:color w:val="000000" w:themeColor="text1"/>
          <w:sz w:val="24"/>
          <w:szCs w:val="24"/>
        </w:rPr>
        <w:t xml:space="preserve">, </w:t>
      </w:r>
      <w:r w:rsidR="001E3F54" w:rsidRPr="00801927">
        <w:rPr>
          <w:rFonts w:ascii="Times New Roman" w:hAnsi="Times New Roman"/>
          <w:i/>
          <w:color w:val="000000" w:themeColor="text1"/>
          <w:sz w:val="24"/>
          <w:szCs w:val="24"/>
        </w:rPr>
        <w:t>24</w:t>
      </w:r>
      <w:r w:rsidR="001E3F54" w:rsidRPr="006A51D2">
        <w:rPr>
          <w:rFonts w:ascii="Times New Roman" w:hAnsi="Times New Roman"/>
          <w:color w:val="000000" w:themeColor="text1"/>
          <w:sz w:val="24"/>
          <w:szCs w:val="24"/>
        </w:rPr>
        <w:t>,</w:t>
      </w:r>
      <w:r w:rsidR="0013088E" w:rsidRPr="006A51D2">
        <w:rPr>
          <w:rFonts w:ascii="Times New Roman" w:hAnsi="Times New Roman"/>
          <w:color w:val="000000" w:themeColor="text1"/>
          <w:sz w:val="24"/>
          <w:szCs w:val="24"/>
        </w:rPr>
        <w:t xml:space="preserve"> 363-375.</w:t>
      </w:r>
    </w:p>
    <w:p w14:paraId="6E22FF15" w14:textId="6160322D"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9336B8">
        <w:rPr>
          <w:rFonts w:ascii="Times New Roman" w:hAnsi="Times New Roman"/>
          <w:color w:val="000000" w:themeColor="text1"/>
          <w:sz w:val="24"/>
          <w:szCs w:val="24"/>
        </w:rPr>
        <w:t xml:space="preserve">Marland, S. </w:t>
      </w:r>
      <w:r w:rsidR="00526D45" w:rsidRPr="009336B8">
        <w:rPr>
          <w:rFonts w:ascii="Times New Roman" w:hAnsi="Times New Roman"/>
          <w:color w:val="000000" w:themeColor="text1"/>
          <w:sz w:val="24"/>
          <w:szCs w:val="24"/>
        </w:rPr>
        <w:t>(</w:t>
      </w:r>
      <w:r w:rsidRPr="009336B8">
        <w:rPr>
          <w:rFonts w:ascii="Times New Roman" w:hAnsi="Times New Roman"/>
          <w:color w:val="000000" w:themeColor="text1"/>
          <w:sz w:val="24"/>
          <w:szCs w:val="24"/>
        </w:rPr>
        <w:t>2011</w:t>
      </w:r>
      <w:r w:rsidR="00526D45" w:rsidRPr="009336B8">
        <w:rPr>
          <w:rFonts w:ascii="Times New Roman" w:hAnsi="Times New Roman"/>
          <w:color w:val="000000" w:themeColor="text1"/>
          <w:sz w:val="24"/>
          <w:szCs w:val="24"/>
        </w:rPr>
        <w:t>)</w:t>
      </w:r>
      <w:r w:rsidR="009336B8">
        <w:rPr>
          <w:rFonts w:ascii="Times New Roman" w:hAnsi="Times New Roman"/>
          <w:color w:val="000000" w:themeColor="text1"/>
          <w:sz w:val="24"/>
          <w:szCs w:val="24"/>
        </w:rPr>
        <w:t>.</w:t>
      </w:r>
      <w:r w:rsidRPr="009336B8">
        <w:rPr>
          <w:rFonts w:ascii="Times New Roman" w:hAnsi="Times New Roman"/>
          <w:color w:val="000000" w:themeColor="text1"/>
          <w:sz w:val="24"/>
          <w:szCs w:val="24"/>
        </w:rPr>
        <w:t xml:space="preserve"> </w:t>
      </w:r>
      <w:r w:rsidRPr="009336B8">
        <w:rPr>
          <w:rFonts w:ascii="Times New Roman" w:hAnsi="Times New Roman"/>
          <w:i/>
          <w:color w:val="000000" w:themeColor="text1"/>
          <w:sz w:val="24"/>
          <w:szCs w:val="24"/>
        </w:rPr>
        <w:t>Bolton Wanderers: the Complete Record</w:t>
      </w:r>
      <w:r w:rsidR="009336B8">
        <w:rPr>
          <w:rFonts w:ascii="Times New Roman" w:hAnsi="Times New Roman"/>
          <w:i/>
          <w:color w:val="000000" w:themeColor="text1"/>
          <w:sz w:val="24"/>
          <w:szCs w:val="24"/>
        </w:rPr>
        <w:t>.</w:t>
      </w:r>
      <w:r w:rsidRPr="009336B8">
        <w:rPr>
          <w:rFonts w:ascii="Times New Roman" w:hAnsi="Times New Roman"/>
          <w:i/>
          <w:color w:val="000000" w:themeColor="text1"/>
          <w:sz w:val="24"/>
          <w:szCs w:val="24"/>
        </w:rPr>
        <w:t xml:space="preserve"> </w:t>
      </w:r>
      <w:r w:rsidRPr="009336B8">
        <w:rPr>
          <w:rFonts w:ascii="Times New Roman" w:hAnsi="Times New Roman"/>
          <w:color w:val="000000" w:themeColor="text1"/>
          <w:sz w:val="24"/>
          <w:szCs w:val="24"/>
        </w:rPr>
        <w:t>Derby: DB Publishing.</w:t>
      </w:r>
    </w:p>
    <w:p w14:paraId="4FA0C54F" w14:textId="1A7BAAFE" w:rsidR="00C048CF" w:rsidRPr="006A51D2" w:rsidRDefault="00C048CF"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Martinez,</w:t>
      </w:r>
      <w:r w:rsidR="00921073" w:rsidRPr="006A51D2">
        <w:rPr>
          <w:rFonts w:ascii="Times New Roman" w:hAnsi="Times New Roman"/>
          <w:color w:val="000000" w:themeColor="text1"/>
          <w:sz w:val="24"/>
          <w:szCs w:val="24"/>
        </w:rPr>
        <w:t xml:space="preserve"> M.</w:t>
      </w:r>
      <w:r w:rsidRPr="006A51D2">
        <w:rPr>
          <w:rFonts w:ascii="Times New Roman" w:hAnsi="Times New Roman"/>
          <w:color w:val="000000" w:themeColor="text1"/>
          <w:sz w:val="24"/>
          <w:szCs w:val="24"/>
        </w:rPr>
        <w:t xml:space="preserve"> &amp; Willner</w:t>
      </w:r>
      <w:r w:rsidR="00921073" w:rsidRPr="006A51D2">
        <w:rPr>
          <w:rFonts w:ascii="Times New Roman" w:hAnsi="Times New Roman"/>
          <w:color w:val="000000" w:themeColor="text1"/>
          <w:sz w:val="24"/>
          <w:szCs w:val="24"/>
        </w:rPr>
        <w:t xml:space="preserve">, J. </w:t>
      </w:r>
      <w:r w:rsidR="00526D45">
        <w:rPr>
          <w:rFonts w:ascii="Times New Roman" w:hAnsi="Times New Roman"/>
          <w:color w:val="000000" w:themeColor="text1"/>
          <w:sz w:val="24"/>
          <w:szCs w:val="24"/>
        </w:rPr>
        <w:t>(</w:t>
      </w:r>
      <w:r w:rsidR="00921073" w:rsidRPr="006A51D2">
        <w:rPr>
          <w:rFonts w:ascii="Times New Roman" w:hAnsi="Times New Roman"/>
          <w:color w:val="000000" w:themeColor="text1"/>
          <w:sz w:val="24"/>
          <w:szCs w:val="24"/>
        </w:rPr>
        <w:t>2017</w:t>
      </w:r>
      <w:r w:rsidR="00526D45">
        <w:rPr>
          <w:rFonts w:ascii="Times New Roman" w:hAnsi="Times New Roman"/>
          <w:color w:val="000000" w:themeColor="text1"/>
          <w:sz w:val="24"/>
          <w:szCs w:val="24"/>
        </w:rPr>
        <w:t>)</w:t>
      </w:r>
      <w:r w:rsidR="009336B8">
        <w:rPr>
          <w:rFonts w:ascii="Times New Roman" w:hAnsi="Times New Roman"/>
          <w:color w:val="000000" w:themeColor="text1"/>
          <w:sz w:val="24"/>
          <w:szCs w:val="24"/>
        </w:rPr>
        <w:t>.</w:t>
      </w:r>
      <w:r w:rsidR="00921073" w:rsidRPr="006A51D2">
        <w:rPr>
          <w:rFonts w:ascii="Times New Roman" w:hAnsi="Times New Roman"/>
          <w:color w:val="000000" w:themeColor="text1"/>
          <w:sz w:val="24"/>
          <w:szCs w:val="24"/>
        </w:rPr>
        <w:t xml:space="preserve"> Competitive Balance and Consumer Demand in the English Football League</w:t>
      </w:r>
      <w:r w:rsidR="009336B8">
        <w:rPr>
          <w:rFonts w:ascii="Times New Roman" w:hAnsi="Times New Roman"/>
          <w:color w:val="000000" w:themeColor="text1"/>
          <w:sz w:val="24"/>
          <w:szCs w:val="24"/>
        </w:rPr>
        <w:t>.</w:t>
      </w:r>
      <w:r w:rsidR="00921073" w:rsidRPr="006A51D2">
        <w:rPr>
          <w:rFonts w:ascii="Times New Roman" w:hAnsi="Times New Roman"/>
          <w:color w:val="000000" w:themeColor="text1"/>
          <w:sz w:val="24"/>
          <w:szCs w:val="24"/>
        </w:rPr>
        <w:t xml:space="preserve"> </w:t>
      </w:r>
      <w:r w:rsidR="00921073" w:rsidRPr="006A51D2">
        <w:rPr>
          <w:rFonts w:ascii="Times New Roman" w:hAnsi="Times New Roman"/>
          <w:i/>
          <w:color w:val="000000" w:themeColor="text1"/>
          <w:sz w:val="24"/>
          <w:szCs w:val="24"/>
        </w:rPr>
        <w:t>Applied Finance and Accounting,</w:t>
      </w:r>
      <w:r w:rsidR="009336B8">
        <w:rPr>
          <w:rFonts w:ascii="Times New Roman" w:hAnsi="Times New Roman"/>
          <w:i/>
          <w:color w:val="000000" w:themeColor="text1"/>
          <w:sz w:val="24"/>
          <w:szCs w:val="24"/>
        </w:rPr>
        <w:t xml:space="preserve"> </w:t>
      </w:r>
      <w:r w:rsidR="00921073" w:rsidRPr="00801927">
        <w:rPr>
          <w:rFonts w:ascii="Times New Roman" w:hAnsi="Times New Roman"/>
          <w:i/>
          <w:color w:val="000000" w:themeColor="text1"/>
          <w:sz w:val="24"/>
          <w:szCs w:val="24"/>
        </w:rPr>
        <w:t>3</w:t>
      </w:r>
      <w:r w:rsidR="009336B8">
        <w:rPr>
          <w:rFonts w:ascii="Times New Roman" w:hAnsi="Times New Roman"/>
          <w:color w:val="000000" w:themeColor="text1"/>
          <w:sz w:val="24"/>
          <w:szCs w:val="24"/>
        </w:rPr>
        <w:t>(</w:t>
      </w:r>
      <w:r w:rsidR="00921073" w:rsidRPr="006A51D2">
        <w:rPr>
          <w:rFonts w:ascii="Times New Roman" w:hAnsi="Times New Roman"/>
          <w:color w:val="000000" w:themeColor="text1"/>
          <w:sz w:val="24"/>
          <w:szCs w:val="24"/>
        </w:rPr>
        <w:t>2</w:t>
      </w:r>
      <w:r w:rsidR="009336B8">
        <w:rPr>
          <w:rFonts w:ascii="Times New Roman" w:hAnsi="Times New Roman"/>
          <w:color w:val="000000" w:themeColor="text1"/>
          <w:sz w:val="24"/>
          <w:szCs w:val="24"/>
        </w:rPr>
        <w:t>)</w:t>
      </w:r>
      <w:r w:rsidR="00921073" w:rsidRPr="006A51D2">
        <w:rPr>
          <w:rFonts w:ascii="Times New Roman" w:hAnsi="Times New Roman"/>
          <w:color w:val="000000" w:themeColor="text1"/>
          <w:sz w:val="24"/>
          <w:szCs w:val="24"/>
        </w:rPr>
        <w:t>, 49-60.</w:t>
      </w:r>
    </w:p>
    <w:p w14:paraId="65BE4B21" w14:textId="75DBA940"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Mason, T.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1980</w:t>
      </w:r>
      <w:r w:rsidR="00526D45">
        <w:rPr>
          <w:rFonts w:ascii="Times New Roman" w:hAnsi="Times New Roman"/>
          <w:color w:val="000000" w:themeColor="text1"/>
          <w:sz w:val="24"/>
          <w:szCs w:val="24"/>
        </w:rPr>
        <w:t>)</w:t>
      </w:r>
      <w:r w:rsidR="009336B8">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Association Football &amp; English Society, 1863-1915</w:t>
      </w:r>
      <w:r w:rsidR="009336B8">
        <w:rPr>
          <w:rFonts w:ascii="Times New Roman" w:hAnsi="Times New Roman"/>
          <w:i/>
          <w:color w:val="000000" w:themeColor="text1"/>
          <w:sz w:val="24"/>
          <w:szCs w:val="24"/>
        </w:rPr>
        <w:t>.</w:t>
      </w:r>
      <w:r w:rsidRPr="006A51D2">
        <w:rPr>
          <w:rFonts w:ascii="Times New Roman" w:hAnsi="Times New Roman"/>
          <w:color w:val="000000" w:themeColor="text1"/>
          <w:sz w:val="24"/>
          <w:szCs w:val="24"/>
        </w:rPr>
        <w:t xml:space="preserve"> Brighton: Harvester Press.</w:t>
      </w:r>
    </w:p>
    <w:p w14:paraId="50550C40" w14:textId="198C595F"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Metcalf, M.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2013</w:t>
      </w:r>
      <w:r w:rsidR="00526D45">
        <w:rPr>
          <w:rFonts w:ascii="Times New Roman" w:hAnsi="Times New Roman"/>
          <w:color w:val="000000" w:themeColor="text1"/>
          <w:sz w:val="24"/>
          <w:szCs w:val="24"/>
        </w:rPr>
        <w:t>)</w:t>
      </w:r>
      <w:r w:rsidR="009336B8">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The Origins of the Football League: The First Season 1988/89</w:t>
      </w:r>
      <w:r w:rsidR="009336B8">
        <w:rPr>
          <w:rFonts w:ascii="Times New Roman" w:hAnsi="Times New Roman"/>
          <w:i/>
          <w:color w:val="000000" w:themeColor="text1"/>
          <w:sz w:val="24"/>
          <w:szCs w:val="24"/>
        </w:rPr>
        <w:t>.</w:t>
      </w:r>
      <w:r w:rsidRPr="006A51D2">
        <w:rPr>
          <w:rFonts w:ascii="Times New Roman" w:hAnsi="Times New Roman"/>
          <w:color w:val="000000" w:themeColor="text1"/>
          <w:sz w:val="24"/>
          <w:szCs w:val="24"/>
        </w:rPr>
        <w:t xml:space="preserve"> Stroud: Amberley Publishing.</w:t>
      </w:r>
    </w:p>
    <w:p w14:paraId="69C3D63A" w14:textId="384D401E" w:rsidR="00745636" w:rsidRPr="006A51D2" w:rsidRDefault="00745636"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Michie, J. &amp; Oughton, C. (2004)</w:t>
      </w:r>
      <w:r w:rsidR="009336B8">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Competitive Balance in Football: trends and Effects</w:t>
      </w:r>
      <w:r w:rsidR="009336B8">
        <w:rPr>
          <w:rFonts w:ascii="Times New Roman" w:hAnsi="Times New Roman"/>
          <w:i/>
          <w:color w:val="000000" w:themeColor="text1"/>
          <w:sz w:val="24"/>
          <w:szCs w:val="24"/>
        </w:rPr>
        <w:t>. London:</w:t>
      </w:r>
      <w:r w:rsidRPr="006A51D2">
        <w:rPr>
          <w:rFonts w:ascii="Times New Roman" w:hAnsi="Times New Roman"/>
          <w:i/>
          <w:color w:val="000000" w:themeColor="text1"/>
          <w:sz w:val="24"/>
          <w:szCs w:val="24"/>
        </w:rPr>
        <w:t xml:space="preserve"> </w:t>
      </w:r>
      <w:r w:rsidRPr="006A51D2">
        <w:rPr>
          <w:rFonts w:ascii="Times New Roman" w:hAnsi="Times New Roman"/>
          <w:color w:val="000000" w:themeColor="text1"/>
          <w:sz w:val="24"/>
          <w:szCs w:val="24"/>
        </w:rPr>
        <w:t>Sports Nexus</w:t>
      </w:r>
      <w:r w:rsidR="009336B8">
        <w:rPr>
          <w:rFonts w:ascii="Times New Roman" w:hAnsi="Times New Roman"/>
          <w:color w:val="000000" w:themeColor="text1"/>
          <w:sz w:val="24"/>
          <w:szCs w:val="24"/>
        </w:rPr>
        <w:t>.</w:t>
      </w:r>
    </w:p>
    <w:p w14:paraId="18FE6D41" w14:textId="00509DA1" w:rsidR="00EA1F9F" w:rsidRPr="006A51D2" w:rsidRDefault="00EA1F9F"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Michels, R.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1968</w:t>
      </w:r>
      <w:r w:rsidR="00526D45">
        <w:rPr>
          <w:rFonts w:ascii="Times New Roman" w:hAnsi="Times New Roman"/>
          <w:color w:val="000000" w:themeColor="text1"/>
          <w:sz w:val="24"/>
          <w:szCs w:val="24"/>
        </w:rPr>
        <w:t>)</w:t>
      </w:r>
      <w:r w:rsidR="009336B8">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Political Parties: A Sociological Study of the Oligarchic Tendencies of Modern Democracy</w:t>
      </w:r>
      <w:r w:rsidR="009336B8">
        <w:rPr>
          <w:rFonts w:ascii="Times New Roman" w:hAnsi="Times New Roman"/>
          <w:i/>
          <w:color w:val="000000" w:themeColor="text1"/>
          <w:sz w:val="24"/>
          <w:szCs w:val="24"/>
        </w:rPr>
        <w:t>.</w:t>
      </w:r>
      <w:r w:rsidR="003B70DC" w:rsidRPr="006A51D2">
        <w:rPr>
          <w:rFonts w:ascii="Times New Roman" w:hAnsi="Times New Roman"/>
          <w:color w:val="000000" w:themeColor="text1"/>
          <w:sz w:val="24"/>
          <w:szCs w:val="24"/>
        </w:rPr>
        <w:t xml:space="preserve"> </w:t>
      </w:r>
      <w:r w:rsidRPr="006A51D2">
        <w:rPr>
          <w:rFonts w:ascii="Times New Roman" w:hAnsi="Times New Roman"/>
          <w:color w:val="000000" w:themeColor="text1"/>
          <w:sz w:val="24"/>
          <w:szCs w:val="24"/>
        </w:rPr>
        <w:t>Glencoe, Ill</w:t>
      </w:r>
      <w:r w:rsidR="009336B8">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Free Press. </w:t>
      </w:r>
    </w:p>
    <w:p w14:paraId="73B20597" w14:textId="5574BD44" w:rsidR="00EA1F9F" w:rsidRPr="006A51D2" w:rsidRDefault="00EA1F9F"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Mosca, G.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2012</w:t>
      </w:r>
      <w:r w:rsidR="00526D45">
        <w:rPr>
          <w:rFonts w:ascii="Times New Roman" w:hAnsi="Times New Roman"/>
          <w:color w:val="000000" w:themeColor="text1"/>
          <w:sz w:val="24"/>
          <w:szCs w:val="24"/>
        </w:rPr>
        <w:t>)</w:t>
      </w:r>
      <w:r w:rsidR="009336B8">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The Ruling Class</w:t>
      </w:r>
      <w:r w:rsidR="009336B8">
        <w:rPr>
          <w:rFonts w:ascii="Times New Roman" w:hAnsi="Times New Roman"/>
          <w:i/>
          <w:color w:val="000000" w:themeColor="text1"/>
          <w:sz w:val="24"/>
          <w:szCs w:val="24"/>
        </w:rPr>
        <w:t>.</w:t>
      </w:r>
      <w:r w:rsidRPr="006A51D2">
        <w:rPr>
          <w:rFonts w:ascii="Times New Roman" w:hAnsi="Times New Roman"/>
          <w:color w:val="000000" w:themeColor="text1"/>
          <w:sz w:val="24"/>
          <w:szCs w:val="24"/>
        </w:rPr>
        <w:t xml:space="preserve"> New York: Ulan Press.</w:t>
      </w:r>
    </w:p>
    <w:p w14:paraId="0F8D6DCA" w14:textId="28C07216"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Murray, B.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1998</w:t>
      </w:r>
      <w:r w:rsidR="00526D45">
        <w:rPr>
          <w:rFonts w:ascii="Times New Roman" w:hAnsi="Times New Roman"/>
          <w:color w:val="000000" w:themeColor="text1"/>
          <w:sz w:val="24"/>
          <w:szCs w:val="24"/>
        </w:rPr>
        <w:t>)</w:t>
      </w:r>
      <w:r w:rsidR="009336B8">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The World’s Game: A History of Soccer</w:t>
      </w:r>
      <w:r w:rsidR="009336B8">
        <w:rPr>
          <w:rFonts w:ascii="Times New Roman" w:hAnsi="Times New Roman"/>
          <w:i/>
          <w:color w:val="000000" w:themeColor="text1"/>
          <w:sz w:val="24"/>
          <w:szCs w:val="24"/>
        </w:rPr>
        <w:t>.</w:t>
      </w:r>
      <w:r w:rsidRPr="006A51D2">
        <w:rPr>
          <w:rFonts w:ascii="Times New Roman" w:hAnsi="Times New Roman"/>
          <w:color w:val="000000" w:themeColor="text1"/>
          <w:sz w:val="24"/>
          <w:szCs w:val="24"/>
        </w:rPr>
        <w:t xml:space="preserve"> Urbana: University of Illinois Press.</w:t>
      </w:r>
    </w:p>
    <w:p w14:paraId="3FB9A2A5" w14:textId="3206233A" w:rsidR="00853704" w:rsidRPr="006A51D2" w:rsidRDefault="00853704"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Naghshbandi, S., Yousefi, B., Etemad, Z. &amp; Moradi, M.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2011</w:t>
      </w:r>
      <w:r w:rsidR="00526D45">
        <w:rPr>
          <w:rFonts w:ascii="Times New Roman" w:hAnsi="Times New Roman"/>
          <w:color w:val="000000" w:themeColor="text1"/>
          <w:sz w:val="24"/>
          <w:szCs w:val="24"/>
        </w:rPr>
        <w:t>)</w:t>
      </w:r>
      <w:r w:rsidR="009336B8">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The Comparison of Competitive Balance in Football Premier Leagues of England, Germany, Spain, France, Italy and Ira</w:t>
      </w:r>
      <w:r w:rsidR="003B70DC" w:rsidRPr="006A51D2">
        <w:rPr>
          <w:rFonts w:ascii="Times New Roman" w:hAnsi="Times New Roman"/>
          <w:color w:val="000000" w:themeColor="text1"/>
          <w:sz w:val="24"/>
          <w:szCs w:val="24"/>
        </w:rPr>
        <w:t>n: A Case study from 2009-2010 S</w:t>
      </w:r>
      <w:r w:rsidRPr="006A51D2">
        <w:rPr>
          <w:rFonts w:ascii="Times New Roman" w:hAnsi="Times New Roman"/>
          <w:color w:val="000000" w:themeColor="text1"/>
          <w:sz w:val="24"/>
          <w:szCs w:val="24"/>
        </w:rPr>
        <w:t>eason</w:t>
      </w:r>
      <w:r w:rsidR="009336B8">
        <w:rPr>
          <w:rFonts w:ascii="Times New Roman" w:hAnsi="Times New Roman"/>
          <w:color w:val="000000" w:themeColor="text1"/>
          <w:sz w:val="24"/>
          <w:szCs w:val="24"/>
        </w:rPr>
        <w:t>.</w:t>
      </w:r>
      <w:r w:rsidRPr="006A51D2">
        <w:rPr>
          <w:rFonts w:ascii="Times New Roman" w:hAnsi="Times New Roman"/>
          <w:i/>
          <w:color w:val="000000" w:themeColor="text1"/>
          <w:sz w:val="24"/>
          <w:szCs w:val="24"/>
        </w:rPr>
        <w:t xml:space="preserve"> Journal of Human Sport &amp; Exercise</w:t>
      </w:r>
      <w:r w:rsidRPr="006A51D2">
        <w:rPr>
          <w:rFonts w:ascii="Times New Roman" w:hAnsi="Times New Roman"/>
          <w:color w:val="000000" w:themeColor="text1"/>
          <w:sz w:val="24"/>
          <w:szCs w:val="24"/>
        </w:rPr>
        <w:t xml:space="preserve">, </w:t>
      </w:r>
      <w:r w:rsidRPr="00801927">
        <w:rPr>
          <w:rFonts w:ascii="Times New Roman" w:hAnsi="Times New Roman"/>
          <w:i/>
          <w:color w:val="000000" w:themeColor="text1"/>
          <w:sz w:val="24"/>
          <w:szCs w:val="24"/>
        </w:rPr>
        <w:t>6</w:t>
      </w:r>
      <w:r w:rsidR="009336B8">
        <w:rPr>
          <w:rFonts w:ascii="Times New Roman" w:hAnsi="Times New Roman"/>
          <w:color w:val="000000" w:themeColor="text1"/>
          <w:sz w:val="24"/>
          <w:szCs w:val="24"/>
        </w:rPr>
        <w:t>(</w:t>
      </w:r>
      <w:r w:rsidR="001E3F54" w:rsidRPr="006A51D2">
        <w:rPr>
          <w:rFonts w:ascii="Times New Roman" w:hAnsi="Times New Roman"/>
          <w:color w:val="000000" w:themeColor="text1"/>
          <w:sz w:val="24"/>
          <w:szCs w:val="24"/>
        </w:rPr>
        <w:t>4</w:t>
      </w:r>
      <w:r w:rsidR="009336B8">
        <w:rPr>
          <w:rFonts w:ascii="Times New Roman" w:hAnsi="Times New Roman"/>
          <w:color w:val="000000" w:themeColor="text1"/>
          <w:sz w:val="24"/>
          <w:szCs w:val="24"/>
        </w:rPr>
        <w:t>)</w:t>
      </w:r>
      <w:r w:rsidR="001E3F54" w:rsidRPr="006A51D2">
        <w:rPr>
          <w:rFonts w:ascii="Times New Roman" w:hAnsi="Times New Roman"/>
          <w:color w:val="000000" w:themeColor="text1"/>
          <w:sz w:val="24"/>
          <w:szCs w:val="24"/>
        </w:rPr>
        <w:t>,</w:t>
      </w:r>
      <w:r w:rsidR="00154DF7" w:rsidRPr="006A51D2">
        <w:rPr>
          <w:rFonts w:ascii="Times New Roman" w:hAnsi="Times New Roman"/>
          <w:color w:val="000000" w:themeColor="text1"/>
          <w:sz w:val="24"/>
          <w:szCs w:val="24"/>
        </w:rPr>
        <w:t xml:space="preserve"> 673-681.</w:t>
      </w:r>
    </w:p>
    <w:p w14:paraId="4FA159A0" w14:textId="6363CE2D" w:rsidR="00816BD7" w:rsidRPr="006A51D2" w:rsidRDefault="00816BD7" w:rsidP="00AA0B8A">
      <w:pPr>
        <w:shd w:val="clear" w:color="auto" w:fill="FFFFFF"/>
        <w:spacing w:after="60" w:line="240" w:lineRule="auto"/>
        <w:ind w:left="720" w:hanging="720"/>
        <w:jc w:val="both"/>
        <w:outlineLvl w:val="0"/>
        <w:rPr>
          <w:rFonts w:ascii="Times New Roman" w:eastAsia="Times New Roman" w:hAnsi="Times New Roman"/>
          <w:color w:val="000000" w:themeColor="text1"/>
          <w:kern w:val="36"/>
          <w:sz w:val="24"/>
          <w:szCs w:val="24"/>
          <w:lang w:val="en" w:eastAsia="en-GB"/>
        </w:rPr>
      </w:pPr>
      <w:r w:rsidRPr="006A51D2">
        <w:rPr>
          <w:rFonts w:ascii="Times New Roman" w:hAnsi="Times New Roman"/>
          <w:color w:val="000000" w:themeColor="text1"/>
          <w:sz w:val="24"/>
          <w:szCs w:val="24"/>
        </w:rPr>
        <w:t>Paramio, J.</w:t>
      </w:r>
      <w:r w:rsidR="00634928" w:rsidRPr="006A51D2">
        <w:rPr>
          <w:rFonts w:ascii="Times New Roman" w:hAnsi="Times New Roman"/>
          <w:color w:val="000000" w:themeColor="text1"/>
          <w:sz w:val="24"/>
          <w:szCs w:val="24"/>
        </w:rPr>
        <w:t xml:space="preserve">, Buraimo B., &amp; Campos, C.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2008</w:t>
      </w:r>
      <w:r w:rsidR="00526D45">
        <w:rPr>
          <w:rFonts w:ascii="Times New Roman" w:hAnsi="Times New Roman"/>
          <w:color w:val="000000" w:themeColor="text1"/>
          <w:sz w:val="24"/>
          <w:szCs w:val="24"/>
        </w:rPr>
        <w:t>)</w:t>
      </w:r>
      <w:r w:rsidR="009336B8">
        <w:rPr>
          <w:rFonts w:ascii="Times New Roman" w:hAnsi="Times New Roman"/>
          <w:color w:val="000000" w:themeColor="text1"/>
          <w:sz w:val="24"/>
          <w:szCs w:val="24"/>
        </w:rPr>
        <w:t>.</w:t>
      </w:r>
      <w:r w:rsidRPr="006A51D2">
        <w:rPr>
          <w:rFonts w:ascii="Times New Roman" w:eastAsia="Times New Roman" w:hAnsi="Times New Roman"/>
          <w:color w:val="000000" w:themeColor="text1"/>
          <w:kern w:val="36"/>
          <w:sz w:val="24"/>
          <w:szCs w:val="24"/>
          <w:lang w:val="en" w:eastAsia="en-GB"/>
        </w:rPr>
        <w:t xml:space="preserve"> From Modern to Postmodern: the Development of Football Stadia in Europe</w:t>
      </w:r>
      <w:r w:rsidR="009336B8">
        <w:rPr>
          <w:rFonts w:ascii="Times New Roman" w:eastAsia="Times New Roman" w:hAnsi="Times New Roman"/>
          <w:color w:val="000000" w:themeColor="text1"/>
          <w:kern w:val="36"/>
          <w:sz w:val="24"/>
          <w:szCs w:val="24"/>
          <w:lang w:val="en" w:eastAsia="en-GB"/>
        </w:rPr>
        <w:t>.</w:t>
      </w:r>
      <w:r w:rsidRPr="006A51D2">
        <w:rPr>
          <w:rFonts w:ascii="Times New Roman" w:eastAsia="Times New Roman" w:hAnsi="Times New Roman"/>
          <w:color w:val="000000" w:themeColor="text1"/>
          <w:sz w:val="24"/>
          <w:szCs w:val="24"/>
          <w:lang w:val="en" w:eastAsia="en-GB"/>
        </w:rPr>
        <w:t xml:space="preserve"> </w:t>
      </w:r>
      <w:r w:rsidRPr="006A51D2">
        <w:rPr>
          <w:rFonts w:ascii="Times New Roman" w:eastAsia="Times New Roman" w:hAnsi="Times New Roman"/>
          <w:i/>
          <w:color w:val="000000" w:themeColor="text1"/>
          <w:sz w:val="24"/>
          <w:szCs w:val="24"/>
          <w:lang w:val="en" w:eastAsia="en-GB"/>
        </w:rPr>
        <w:t xml:space="preserve">Sport in Society </w:t>
      </w:r>
      <w:r w:rsidRPr="00801927">
        <w:rPr>
          <w:rFonts w:ascii="Times New Roman" w:eastAsia="Times New Roman" w:hAnsi="Times New Roman"/>
          <w:i/>
          <w:color w:val="000000" w:themeColor="text1"/>
          <w:sz w:val="24"/>
          <w:szCs w:val="24"/>
          <w:lang w:val="en" w:eastAsia="en-GB"/>
        </w:rPr>
        <w:t>11</w:t>
      </w:r>
      <w:r w:rsidR="009336B8">
        <w:rPr>
          <w:rFonts w:ascii="Times New Roman" w:eastAsia="Times New Roman" w:hAnsi="Times New Roman"/>
          <w:color w:val="000000" w:themeColor="text1"/>
          <w:sz w:val="24"/>
          <w:szCs w:val="24"/>
          <w:lang w:val="en" w:eastAsia="en-GB"/>
        </w:rPr>
        <w:t>(</w:t>
      </w:r>
      <w:r w:rsidRPr="006A51D2">
        <w:rPr>
          <w:rFonts w:ascii="Times New Roman" w:eastAsia="Times New Roman" w:hAnsi="Times New Roman"/>
          <w:color w:val="000000" w:themeColor="text1"/>
          <w:sz w:val="24"/>
          <w:szCs w:val="24"/>
          <w:lang w:val="en" w:eastAsia="en-GB"/>
        </w:rPr>
        <w:t>5</w:t>
      </w:r>
      <w:r w:rsidR="009336B8">
        <w:rPr>
          <w:rFonts w:ascii="Times New Roman" w:eastAsia="Times New Roman" w:hAnsi="Times New Roman"/>
          <w:color w:val="000000" w:themeColor="text1"/>
          <w:sz w:val="24"/>
          <w:szCs w:val="24"/>
          <w:lang w:val="en" w:eastAsia="en-GB"/>
        </w:rPr>
        <w:t>)</w:t>
      </w:r>
      <w:r w:rsidR="00E048E7" w:rsidRPr="006A51D2">
        <w:rPr>
          <w:rFonts w:ascii="Times New Roman" w:eastAsia="Times New Roman" w:hAnsi="Times New Roman"/>
          <w:color w:val="000000" w:themeColor="text1"/>
          <w:sz w:val="24"/>
          <w:szCs w:val="24"/>
          <w:lang w:val="en" w:eastAsia="en-GB"/>
        </w:rPr>
        <w:t xml:space="preserve">, </w:t>
      </w:r>
      <w:r w:rsidR="001E3F54" w:rsidRPr="006A51D2">
        <w:rPr>
          <w:rFonts w:ascii="Times New Roman" w:eastAsia="Times New Roman" w:hAnsi="Times New Roman"/>
          <w:color w:val="000000" w:themeColor="text1"/>
          <w:sz w:val="24"/>
          <w:szCs w:val="24"/>
          <w:lang w:val="en" w:eastAsia="en-GB"/>
        </w:rPr>
        <w:t>517-534.</w:t>
      </w:r>
    </w:p>
    <w:p w14:paraId="7BF8261D" w14:textId="4717B7DF" w:rsidR="00EA1F9F" w:rsidRPr="006A51D2" w:rsidRDefault="00EA1F9F"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Pareto, V.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1991</w:t>
      </w:r>
      <w:r w:rsidR="00526D45">
        <w:rPr>
          <w:rFonts w:ascii="Times New Roman" w:hAnsi="Times New Roman"/>
          <w:color w:val="000000" w:themeColor="text1"/>
          <w:sz w:val="24"/>
          <w:szCs w:val="24"/>
        </w:rPr>
        <w:t>)</w:t>
      </w:r>
      <w:r w:rsidR="009336B8">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The Rise and Fall of Elites: An Application of Theoretical Sociology</w:t>
      </w:r>
      <w:r w:rsidR="009336B8">
        <w:rPr>
          <w:rFonts w:ascii="Times New Roman" w:hAnsi="Times New Roman"/>
          <w:i/>
          <w:color w:val="000000" w:themeColor="text1"/>
          <w:sz w:val="24"/>
          <w:szCs w:val="24"/>
        </w:rPr>
        <w:t>.</w:t>
      </w:r>
      <w:r w:rsidRPr="006A51D2">
        <w:rPr>
          <w:rFonts w:ascii="Times New Roman" w:hAnsi="Times New Roman"/>
          <w:i/>
          <w:color w:val="000000" w:themeColor="text1"/>
          <w:sz w:val="24"/>
          <w:szCs w:val="24"/>
        </w:rPr>
        <w:t xml:space="preserve"> </w:t>
      </w:r>
      <w:r w:rsidRPr="006A51D2">
        <w:rPr>
          <w:rFonts w:ascii="Times New Roman" w:hAnsi="Times New Roman"/>
          <w:color w:val="000000" w:themeColor="text1"/>
          <w:sz w:val="24"/>
          <w:szCs w:val="24"/>
        </w:rPr>
        <w:t>Piscataway, NJ: Transaction Books.</w:t>
      </w:r>
    </w:p>
    <w:p w14:paraId="79DB2250" w14:textId="37FE66A6"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Pead, B.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1986</w:t>
      </w:r>
      <w:r w:rsidR="00526D45">
        <w:rPr>
          <w:rFonts w:ascii="Times New Roman" w:hAnsi="Times New Roman"/>
          <w:color w:val="000000" w:themeColor="text1"/>
          <w:sz w:val="24"/>
          <w:szCs w:val="24"/>
        </w:rPr>
        <w:t>)</w:t>
      </w:r>
      <w:r w:rsidR="009336B8">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Liverpool: A Complete Record</w:t>
      </w:r>
      <w:r w:rsidR="009336B8">
        <w:rPr>
          <w:rFonts w:ascii="Times New Roman" w:hAnsi="Times New Roman"/>
          <w:i/>
          <w:color w:val="000000" w:themeColor="text1"/>
          <w:sz w:val="24"/>
          <w:szCs w:val="24"/>
        </w:rPr>
        <w:t>.</w:t>
      </w:r>
      <w:r w:rsidRPr="006A51D2">
        <w:rPr>
          <w:rFonts w:ascii="Times New Roman" w:hAnsi="Times New Roman"/>
          <w:color w:val="000000" w:themeColor="text1"/>
          <w:sz w:val="24"/>
          <w:szCs w:val="24"/>
        </w:rPr>
        <w:t xml:space="preserve"> Derby: Breedon Books.</w:t>
      </w:r>
    </w:p>
    <w:p w14:paraId="66C059F6" w14:textId="73AE4244" w:rsidR="0030672F" w:rsidRPr="006A51D2" w:rsidRDefault="0030672F"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lastRenderedPageBreak/>
        <w:t xml:space="preserve">Penn, R.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1984</w:t>
      </w:r>
      <w:r w:rsidR="00526D45">
        <w:rPr>
          <w:rFonts w:ascii="Times New Roman" w:hAnsi="Times New Roman"/>
          <w:color w:val="000000" w:themeColor="text1"/>
          <w:sz w:val="24"/>
          <w:szCs w:val="24"/>
        </w:rPr>
        <w:t>)</w:t>
      </w:r>
      <w:r w:rsidR="009336B8">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Skilled Workers in the Class Structure</w:t>
      </w:r>
      <w:r w:rsidR="009336B8">
        <w:rPr>
          <w:rFonts w:ascii="Times New Roman" w:hAnsi="Times New Roman"/>
          <w:i/>
          <w:color w:val="000000" w:themeColor="text1"/>
          <w:sz w:val="24"/>
          <w:szCs w:val="24"/>
        </w:rPr>
        <w:t>.</w:t>
      </w:r>
      <w:r w:rsidRPr="006A51D2">
        <w:rPr>
          <w:rFonts w:ascii="Times New Roman" w:hAnsi="Times New Roman"/>
          <w:i/>
          <w:color w:val="000000" w:themeColor="text1"/>
          <w:sz w:val="24"/>
          <w:szCs w:val="24"/>
        </w:rPr>
        <w:t xml:space="preserve"> </w:t>
      </w:r>
      <w:r w:rsidRPr="006A51D2">
        <w:rPr>
          <w:rFonts w:ascii="Times New Roman" w:hAnsi="Times New Roman"/>
          <w:color w:val="000000" w:themeColor="text1"/>
          <w:sz w:val="24"/>
          <w:szCs w:val="24"/>
        </w:rPr>
        <w:t xml:space="preserve">Cambridge: Cambridge University Press. </w:t>
      </w:r>
    </w:p>
    <w:p w14:paraId="7C4818CA" w14:textId="77360626" w:rsidR="0030672F" w:rsidRPr="006A51D2" w:rsidRDefault="0030672F"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Penn, R.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2000</w:t>
      </w:r>
      <w:r w:rsidR="00526D45">
        <w:rPr>
          <w:rFonts w:ascii="Times New Roman" w:hAnsi="Times New Roman"/>
          <w:color w:val="000000" w:themeColor="text1"/>
          <w:sz w:val="24"/>
          <w:szCs w:val="24"/>
        </w:rPr>
        <w:t>)</w:t>
      </w:r>
      <w:r w:rsidR="009336B8">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color w:val="000000" w:themeColor="text1"/>
          <w:sz w:val="24"/>
          <w:szCs w:val="24"/>
          <w:lang w:val="it-IT"/>
        </w:rPr>
        <w:t>Il calcio in notturna e la città. Verso una economia della notte</w:t>
      </w:r>
      <w:r w:rsidR="009336B8">
        <w:rPr>
          <w:rFonts w:ascii="Times New Roman" w:hAnsi="Times New Roman"/>
          <w:color w:val="000000" w:themeColor="text1"/>
          <w:sz w:val="24"/>
          <w:szCs w:val="24"/>
          <w:lang w:val="it-IT"/>
        </w:rPr>
        <w:t xml:space="preserve"> [</w:t>
      </w:r>
      <w:r w:rsidR="009336B8" w:rsidRPr="009336B8">
        <w:rPr>
          <w:rFonts w:ascii="Times New Roman" w:hAnsi="Times New Roman"/>
          <w:color w:val="000000"/>
          <w:sz w:val="24"/>
          <w:szCs w:val="24"/>
          <w:lang w:val="it-IT"/>
        </w:rPr>
        <w:t>Night-time football and the city. Towards an economy of the night</w:t>
      </w:r>
      <w:r w:rsidR="009336B8">
        <w:rPr>
          <w:rFonts w:ascii="Times New Roman" w:hAnsi="Times New Roman"/>
          <w:color w:val="000000"/>
          <w:sz w:val="24"/>
          <w:szCs w:val="24"/>
          <w:lang w:val="it-IT"/>
        </w:rPr>
        <w:t>]</w:t>
      </w:r>
      <w:r w:rsidR="009336B8">
        <w:rPr>
          <w:rFonts w:ascii="Times New Roman" w:hAnsi="Times New Roman"/>
          <w:color w:val="000000" w:themeColor="text1"/>
          <w:sz w:val="24"/>
          <w:szCs w:val="24"/>
          <w:lang w:val="it-IT"/>
        </w:rPr>
        <w:t>.</w:t>
      </w:r>
      <w:r w:rsidRPr="006A51D2">
        <w:rPr>
          <w:rFonts w:ascii="Times New Roman" w:hAnsi="Times New Roman"/>
          <w:color w:val="000000" w:themeColor="text1"/>
          <w:sz w:val="24"/>
          <w:szCs w:val="24"/>
          <w:lang w:val="it-IT"/>
        </w:rPr>
        <w:t xml:space="preserve"> </w:t>
      </w:r>
      <w:r w:rsidR="009336B8">
        <w:rPr>
          <w:rFonts w:ascii="Times New Roman" w:hAnsi="Times New Roman"/>
          <w:color w:val="000000" w:themeColor="text1"/>
          <w:sz w:val="24"/>
          <w:szCs w:val="24"/>
          <w:lang w:val="it-IT"/>
        </w:rPr>
        <w:t>I</w:t>
      </w:r>
      <w:r w:rsidRPr="006A51D2">
        <w:rPr>
          <w:rFonts w:ascii="Times New Roman" w:hAnsi="Times New Roman"/>
          <w:color w:val="000000" w:themeColor="text1"/>
          <w:sz w:val="24"/>
          <w:szCs w:val="24"/>
          <w:lang w:val="it-IT"/>
        </w:rPr>
        <w:t>n E. Minardi (</w:t>
      </w:r>
      <w:r w:rsidR="009336B8">
        <w:rPr>
          <w:rFonts w:ascii="Times New Roman" w:hAnsi="Times New Roman"/>
          <w:color w:val="000000" w:themeColor="text1"/>
          <w:sz w:val="24"/>
          <w:szCs w:val="24"/>
          <w:lang w:val="it-IT"/>
        </w:rPr>
        <w:t>E</w:t>
      </w:r>
      <w:r w:rsidRPr="006A51D2">
        <w:rPr>
          <w:rFonts w:ascii="Times New Roman" w:hAnsi="Times New Roman"/>
          <w:color w:val="000000" w:themeColor="text1"/>
          <w:sz w:val="24"/>
          <w:szCs w:val="24"/>
          <w:lang w:val="it-IT"/>
        </w:rPr>
        <w:t>d.)</w:t>
      </w:r>
      <w:r w:rsidR="009336B8">
        <w:rPr>
          <w:rFonts w:ascii="Times New Roman" w:hAnsi="Times New Roman"/>
          <w:color w:val="000000" w:themeColor="text1"/>
          <w:sz w:val="24"/>
          <w:szCs w:val="24"/>
          <w:lang w:val="it-IT"/>
        </w:rPr>
        <w:t>,</w:t>
      </w:r>
      <w:r w:rsidRPr="006A51D2">
        <w:rPr>
          <w:rFonts w:ascii="Times New Roman" w:hAnsi="Times New Roman"/>
          <w:i/>
          <w:color w:val="000000" w:themeColor="text1"/>
          <w:sz w:val="24"/>
          <w:szCs w:val="24"/>
          <w:lang w:val="it-IT"/>
        </w:rPr>
        <w:t xml:space="preserve"> </w:t>
      </w:r>
      <w:r w:rsidRPr="006A51D2">
        <w:rPr>
          <w:rFonts w:ascii="Times New Roman" w:hAnsi="Times New Roman"/>
          <w:i/>
          <w:color w:val="000000" w:themeColor="text1"/>
          <w:sz w:val="24"/>
          <w:szCs w:val="24"/>
        </w:rPr>
        <w:t>Economia e Sociologia della Notte</w:t>
      </w:r>
      <w:r w:rsidR="009336B8">
        <w:rPr>
          <w:rFonts w:ascii="Times New Roman" w:hAnsi="Times New Roman"/>
          <w:i/>
          <w:color w:val="000000" w:themeColor="text1"/>
          <w:sz w:val="24"/>
          <w:szCs w:val="24"/>
        </w:rPr>
        <w:t xml:space="preserve"> </w:t>
      </w:r>
      <w:r w:rsidR="009336B8">
        <w:rPr>
          <w:rFonts w:ascii="Times New Roman" w:hAnsi="Times New Roman"/>
          <w:color w:val="000000" w:themeColor="text1"/>
          <w:sz w:val="24"/>
          <w:szCs w:val="24"/>
        </w:rPr>
        <w:t>[</w:t>
      </w:r>
      <w:r w:rsidR="009336B8" w:rsidRPr="009336B8">
        <w:rPr>
          <w:rFonts w:ascii="Times New Roman" w:hAnsi="Times New Roman"/>
          <w:color w:val="000000"/>
          <w:sz w:val="24"/>
          <w:szCs w:val="24"/>
        </w:rPr>
        <w:t>Economy and Sociology of the Night</w:t>
      </w:r>
      <w:r w:rsidR="009336B8">
        <w:rPr>
          <w:rFonts w:ascii="Times New Roman" w:hAnsi="Times New Roman"/>
          <w:color w:val="000000"/>
          <w:sz w:val="24"/>
          <w:szCs w:val="24"/>
        </w:rPr>
        <w:t>]</w:t>
      </w:r>
      <w:r w:rsidR="009336B8">
        <w:rPr>
          <w:rFonts w:ascii="Times New Roman" w:hAnsi="Times New Roman"/>
          <w:i/>
          <w:color w:val="000000" w:themeColor="text1"/>
          <w:sz w:val="24"/>
          <w:szCs w:val="24"/>
        </w:rPr>
        <w:t>.</w:t>
      </w:r>
      <w:r w:rsidR="00C06EB9" w:rsidRPr="006A51D2">
        <w:rPr>
          <w:rFonts w:ascii="Times New Roman" w:hAnsi="Times New Roman"/>
          <w:i/>
          <w:color w:val="000000" w:themeColor="text1"/>
          <w:sz w:val="24"/>
          <w:szCs w:val="24"/>
        </w:rPr>
        <w:t xml:space="preserve"> </w:t>
      </w:r>
      <w:r w:rsidR="00C06EB9" w:rsidRPr="006A51D2">
        <w:rPr>
          <w:rFonts w:ascii="Times New Roman" w:hAnsi="Times New Roman"/>
          <w:color w:val="000000" w:themeColor="text1"/>
          <w:sz w:val="24"/>
          <w:szCs w:val="24"/>
        </w:rPr>
        <w:t>Faenza</w:t>
      </w:r>
      <w:r w:rsidR="002C0430" w:rsidRPr="006A51D2">
        <w:rPr>
          <w:rFonts w:ascii="Times New Roman" w:hAnsi="Times New Roman"/>
          <w:color w:val="000000" w:themeColor="text1"/>
          <w:sz w:val="24"/>
          <w:szCs w:val="24"/>
        </w:rPr>
        <w:t>: Homeless Books,</w:t>
      </w:r>
      <w:r w:rsidR="00C06EB9" w:rsidRPr="006A51D2">
        <w:rPr>
          <w:rFonts w:ascii="Times New Roman" w:hAnsi="Times New Roman"/>
          <w:color w:val="000000" w:themeColor="text1"/>
          <w:sz w:val="24"/>
          <w:szCs w:val="24"/>
        </w:rPr>
        <w:t xml:space="preserve"> </w:t>
      </w:r>
      <w:r w:rsidR="00E048E7" w:rsidRPr="006A51D2">
        <w:rPr>
          <w:rFonts w:ascii="Times New Roman" w:hAnsi="Times New Roman"/>
          <w:color w:val="000000" w:themeColor="text1"/>
          <w:sz w:val="24"/>
          <w:szCs w:val="24"/>
        </w:rPr>
        <w:t>75-88</w:t>
      </w:r>
      <w:r w:rsidR="002C0430" w:rsidRPr="006A51D2">
        <w:rPr>
          <w:rFonts w:ascii="Times New Roman" w:hAnsi="Times New Roman"/>
          <w:color w:val="000000" w:themeColor="text1"/>
          <w:sz w:val="24"/>
          <w:szCs w:val="24"/>
        </w:rPr>
        <w:t>.</w:t>
      </w:r>
    </w:p>
    <w:p w14:paraId="74EC0932" w14:textId="7CD02EBB" w:rsidR="0030672F" w:rsidRPr="006A51D2" w:rsidRDefault="00E33E71" w:rsidP="00AA0B8A">
      <w:pPr>
        <w:tabs>
          <w:tab w:val="left" w:pos="8640"/>
        </w:tabs>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Penn, R.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2002</w:t>
      </w:r>
      <w:r w:rsidR="00526D45">
        <w:rPr>
          <w:rFonts w:ascii="Times New Roman" w:hAnsi="Times New Roman"/>
          <w:color w:val="000000" w:themeColor="text1"/>
          <w:sz w:val="24"/>
          <w:szCs w:val="24"/>
        </w:rPr>
        <w:t>)</w:t>
      </w:r>
      <w:r w:rsidR="009336B8">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Management of a Football Club: A Case Study of Blackburn Rovers F.C.</w:t>
      </w:r>
      <w:r w:rsidR="009336B8">
        <w:rPr>
          <w:rFonts w:ascii="Times New Roman" w:hAnsi="Times New Roman"/>
          <w:color w:val="000000" w:themeColor="text1"/>
          <w:sz w:val="24"/>
          <w:szCs w:val="24"/>
        </w:rPr>
        <w:t>.</w:t>
      </w:r>
      <w:r w:rsidR="0030672F" w:rsidRPr="006A51D2">
        <w:rPr>
          <w:rFonts w:ascii="Times New Roman" w:hAnsi="Times New Roman"/>
          <w:color w:val="000000" w:themeColor="text1"/>
          <w:sz w:val="24"/>
          <w:szCs w:val="24"/>
        </w:rPr>
        <w:t xml:space="preserve"> </w:t>
      </w:r>
      <w:r w:rsidR="0030672F" w:rsidRPr="006A51D2">
        <w:rPr>
          <w:rFonts w:ascii="Times New Roman" w:hAnsi="Times New Roman"/>
          <w:i/>
          <w:color w:val="000000" w:themeColor="text1"/>
          <w:sz w:val="24"/>
          <w:szCs w:val="24"/>
        </w:rPr>
        <w:t xml:space="preserve">Soccer Review, </w:t>
      </w:r>
      <w:r w:rsidR="0030672F" w:rsidRPr="00801927">
        <w:rPr>
          <w:rFonts w:ascii="Times New Roman" w:hAnsi="Times New Roman"/>
          <w:i/>
          <w:color w:val="000000" w:themeColor="text1"/>
          <w:sz w:val="24"/>
          <w:szCs w:val="24"/>
        </w:rPr>
        <w:t>1</w:t>
      </w:r>
      <w:r w:rsidR="00D2627B" w:rsidRPr="006A51D2">
        <w:rPr>
          <w:rFonts w:ascii="Times New Roman" w:hAnsi="Times New Roman"/>
          <w:color w:val="000000" w:themeColor="text1"/>
          <w:sz w:val="24"/>
          <w:szCs w:val="24"/>
        </w:rPr>
        <w:t>,</w:t>
      </w:r>
      <w:r w:rsidR="001E3F54" w:rsidRPr="006A51D2">
        <w:rPr>
          <w:rFonts w:ascii="Times New Roman" w:hAnsi="Times New Roman"/>
          <w:color w:val="000000" w:themeColor="text1"/>
          <w:sz w:val="24"/>
          <w:szCs w:val="24"/>
        </w:rPr>
        <w:t xml:space="preserve"> </w:t>
      </w:r>
      <w:r w:rsidR="002C2722" w:rsidRPr="006A51D2">
        <w:rPr>
          <w:rFonts w:ascii="Times New Roman" w:hAnsi="Times New Roman"/>
          <w:color w:val="000000" w:themeColor="text1"/>
          <w:sz w:val="24"/>
          <w:szCs w:val="24"/>
        </w:rPr>
        <w:t>40-46.</w:t>
      </w:r>
    </w:p>
    <w:p w14:paraId="1E29C145" w14:textId="1A632984" w:rsidR="009F3C0A" w:rsidRPr="006A51D2" w:rsidRDefault="009F3C0A" w:rsidP="00AA0B8A">
      <w:pPr>
        <w:tabs>
          <w:tab w:val="left" w:pos="8640"/>
        </w:tabs>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lang w:val="it-IT"/>
        </w:rPr>
        <w:t xml:space="preserve">Penn, R. </w:t>
      </w:r>
      <w:r w:rsidR="00526D45">
        <w:rPr>
          <w:rFonts w:ascii="Times New Roman" w:hAnsi="Times New Roman"/>
          <w:color w:val="000000" w:themeColor="text1"/>
          <w:sz w:val="24"/>
          <w:szCs w:val="24"/>
          <w:lang w:val="it-IT"/>
        </w:rPr>
        <w:t>(</w:t>
      </w:r>
      <w:r w:rsidRPr="006A51D2">
        <w:rPr>
          <w:rFonts w:ascii="Times New Roman" w:hAnsi="Times New Roman"/>
          <w:color w:val="000000" w:themeColor="text1"/>
          <w:sz w:val="24"/>
          <w:szCs w:val="24"/>
          <w:lang w:val="it-IT"/>
        </w:rPr>
        <w:t>2004</w:t>
      </w:r>
      <w:r w:rsidR="00526D45">
        <w:rPr>
          <w:rFonts w:ascii="Times New Roman" w:hAnsi="Times New Roman"/>
          <w:color w:val="000000" w:themeColor="text1"/>
          <w:sz w:val="24"/>
          <w:szCs w:val="24"/>
          <w:lang w:val="it-IT"/>
        </w:rPr>
        <w:t>)</w:t>
      </w:r>
      <w:r w:rsidR="009336B8">
        <w:rPr>
          <w:rFonts w:ascii="Times New Roman" w:hAnsi="Times New Roman"/>
          <w:color w:val="000000" w:themeColor="text1"/>
          <w:sz w:val="24"/>
          <w:szCs w:val="24"/>
          <w:lang w:val="it-IT"/>
        </w:rPr>
        <w:t>.</w:t>
      </w:r>
      <w:r w:rsidRPr="006A51D2">
        <w:rPr>
          <w:rFonts w:ascii="Times New Roman" w:hAnsi="Times New Roman"/>
          <w:color w:val="000000" w:themeColor="text1"/>
          <w:sz w:val="24"/>
          <w:szCs w:val="24"/>
          <w:lang w:val="it-IT"/>
        </w:rPr>
        <w:t xml:space="preserve"> Sport e Sviluppo Locale: l’Esperienza del calcio inglese</w:t>
      </w:r>
      <w:r w:rsidR="009336B8">
        <w:rPr>
          <w:rFonts w:ascii="Times New Roman" w:hAnsi="Times New Roman"/>
          <w:color w:val="000000" w:themeColor="text1"/>
          <w:sz w:val="24"/>
          <w:szCs w:val="24"/>
          <w:lang w:val="it-IT"/>
        </w:rPr>
        <w:t xml:space="preserve"> [</w:t>
      </w:r>
      <w:r w:rsidR="009336B8" w:rsidRPr="009336B8">
        <w:rPr>
          <w:rFonts w:ascii="Times New Roman" w:hAnsi="Times New Roman"/>
          <w:color w:val="000000"/>
          <w:sz w:val="24"/>
          <w:szCs w:val="24"/>
          <w:lang w:val="it-IT"/>
        </w:rPr>
        <w:t>Sport and Local Development: the experience of English football</w:t>
      </w:r>
      <w:r w:rsidR="009336B8">
        <w:rPr>
          <w:rFonts w:ascii="Times New Roman" w:hAnsi="Times New Roman"/>
          <w:color w:val="000000"/>
          <w:sz w:val="24"/>
          <w:szCs w:val="24"/>
          <w:lang w:val="it-IT"/>
        </w:rPr>
        <w:t>]</w:t>
      </w:r>
      <w:r w:rsidR="009336B8">
        <w:rPr>
          <w:rFonts w:ascii="Times New Roman" w:hAnsi="Times New Roman"/>
          <w:color w:val="000000" w:themeColor="text1"/>
          <w:sz w:val="24"/>
          <w:szCs w:val="24"/>
          <w:lang w:val="it-IT"/>
        </w:rPr>
        <w:t>.</w:t>
      </w:r>
      <w:r w:rsidRPr="006A51D2">
        <w:rPr>
          <w:rFonts w:ascii="Times New Roman" w:hAnsi="Times New Roman"/>
          <w:color w:val="000000" w:themeColor="text1"/>
          <w:sz w:val="24"/>
          <w:szCs w:val="24"/>
          <w:lang w:val="it-IT"/>
        </w:rPr>
        <w:t xml:space="preserve"> </w:t>
      </w:r>
      <w:r w:rsidR="009336B8">
        <w:rPr>
          <w:rFonts w:ascii="Times New Roman" w:hAnsi="Times New Roman"/>
          <w:color w:val="000000" w:themeColor="text1"/>
          <w:sz w:val="24"/>
          <w:szCs w:val="24"/>
          <w:lang w:val="it-IT"/>
        </w:rPr>
        <w:t>I</w:t>
      </w:r>
      <w:r w:rsidRPr="006A51D2">
        <w:rPr>
          <w:rFonts w:ascii="Times New Roman" w:hAnsi="Times New Roman"/>
          <w:color w:val="000000" w:themeColor="text1"/>
          <w:sz w:val="24"/>
          <w:szCs w:val="24"/>
          <w:lang w:val="it-IT"/>
        </w:rPr>
        <w:t>n U. Lago, A. Baroncelli and S. Szymanski (</w:t>
      </w:r>
      <w:r w:rsidR="009336B8">
        <w:rPr>
          <w:rFonts w:ascii="Times New Roman" w:hAnsi="Times New Roman"/>
          <w:color w:val="000000" w:themeColor="text1"/>
          <w:sz w:val="24"/>
          <w:szCs w:val="24"/>
          <w:lang w:val="it-IT"/>
        </w:rPr>
        <w:t>E</w:t>
      </w:r>
      <w:r w:rsidRPr="006A51D2">
        <w:rPr>
          <w:rFonts w:ascii="Times New Roman" w:hAnsi="Times New Roman"/>
          <w:color w:val="000000" w:themeColor="text1"/>
          <w:sz w:val="24"/>
          <w:szCs w:val="24"/>
          <w:lang w:val="it-IT"/>
        </w:rPr>
        <w:t>ds</w:t>
      </w:r>
      <w:r w:rsidR="004935D1">
        <w:rPr>
          <w:rFonts w:ascii="Times New Roman" w:hAnsi="Times New Roman"/>
          <w:color w:val="000000" w:themeColor="text1"/>
          <w:sz w:val="24"/>
          <w:szCs w:val="24"/>
          <w:lang w:val="it-IT"/>
        </w:rPr>
        <w:t>.</w:t>
      </w:r>
      <w:r w:rsidRPr="006A51D2">
        <w:rPr>
          <w:rFonts w:ascii="Times New Roman" w:hAnsi="Times New Roman"/>
          <w:color w:val="000000" w:themeColor="text1"/>
          <w:sz w:val="24"/>
          <w:szCs w:val="24"/>
          <w:lang w:val="it-IT"/>
        </w:rPr>
        <w:t>),</w:t>
      </w:r>
      <w:r w:rsidRPr="006A51D2">
        <w:rPr>
          <w:rFonts w:ascii="Times New Roman" w:hAnsi="Times New Roman"/>
          <w:i/>
          <w:color w:val="000000" w:themeColor="text1"/>
          <w:sz w:val="24"/>
          <w:szCs w:val="24"/>
          <w:lang w:val="it-IT"/>
        </w:rPr>
        <w:t xml:space="preserve"> Il Business de Calcio: Successi Sportivi e Rovesci Finanziari</w:t>
      </w:r>
      <w:r w:rsidR="009336B8">
        <w:rPr>
          <w:rFonts w:ascii="Times New Roman" w:hAnsi="Times New Roman"/>
          <w:i/>
          <w:color w:val="000000" w:themeColor="text1"/>
          <w:sz w:val="24"/>
          <w:szCs w:val="24"/>
          <w:lang w:val="it-IT"/>
        </w:rPr>
        <w:t xml:space="preserve"> </w:t>
      </w:r>
      <w:r w:rsidR="009336B8">
        <w:rPr>
          <w:rFonts w:ascii="Times New Roman" w:hAnsi="Times New Roman"/>
          <w:color w:val="000000" w:themeColor="text1"/>
          <w:sz w:val="24"/>
          <w:szCs w:val="24"/>
          <w:lang w:val="it-IT"/>
        </w:rPr>
        <w:t>[</w:t>
      </w:r>
      <w:r w:rsidR="009336B8" w:rsidRPr="009336B8">
        <w:rPr>
          <w:rFonts w:ascii="Times New Roman" w:hAnsi="Times New Roman"/>
          <w:color w:val="000000"/>
          <w:sz w:val="24"/>
          <w:szCs w:val="24"/>
          <w:lang w:val="it-IT"/>
        </w:rPr>
        <w:t>he Football Business: Sport Successes and Financial Reversals</w:t>
      </w:r>
      <w:r w:rsidR="009336B8">
        <w:rPr>
          <w:rFonts w:ascii="Times New Roman" w:hAnsi="Times New Roman"/>
          <w:color w:val="000000"/>
          <w:sz w:val="24"/>
          <w:szCs w:val="24"/>
          <w:lang w:val="it-IT"/>
        </w:rPr>
        <w:t>]</w:t>
      </w:r>
      <w:r w:rsidR="00B044B0">
        <w:rPr>
          <w:rFonts w:ascii="Times New Roman" w:hAnsi="Times New Roman"/>
          <w:color w:val="000000"/>
          <w:sz w:val="24"/>
          <w:szCs w:val="24"/>
          <w:lang w:val="it-IT"/>
        </w:rPr>
        <w:t xml:space="preserve"> (131-147)</w:t>
      </w:r>
      <w:r w:rsidR="009336B8">
        <w:rPr>
          <w:rFonts w:ascii="Times New Roman" w:hAnsi="Times New Roman"/>
          <w:color w:val="000000"/>
          <w:sz w:val="24"/>
          <w:szCs w:val="24"/>
          <w:lang w:val="it-IT"/>
        </w:rPr>
        <w:t>.</w:t>
      </w:r>
      <w:r w:rsidRPr="006A51D2">
        <w:rPr>
          <w:rFonts w:ascii="Times New Roman" w:hAnsi="Times New Roman"/>
          <w:i/>
          <w:color w:val="000000" w:themeColor="text1"/>
          <w:sz w:val="24"/>
          <w:szCs w:val="24"/>
          <w:lang w:val="it-IT"/>
        </w:rPr>
        <w:t xml:space="preserve"> </w:t>
      </w:r>
      <w:r w:rsidRPr="006A51D2">
        <w:rPr>
          <w:rFonts w:ascii="Times New Roman" w:hAnsi="Times New Roman"/>
          <w:color w:val="000000" w:themeColor="text1"/>
          <w:sz w:val="24"/>
          <w:szCs w:val="24"/>
          <w:lang w:val="it-IT"/>
        </w:rPr>
        <w:t>Milano: EGEA</w:t>
      </w:r>
      <w:r w:rsidR="002C2722" w:rsidRPr="006A51D2">
        <w:rPr>
          <w:rFonts w:ascii="Times New Roman" w:hAnsi="Times New Roman"/>
          <w:color w:val="000000" w:themeColor="text1"/>
          <w:sz w:val="24"/>
          <w:szCs w:val="24"/>
          <w:lang w:val="it-IT"/>
        </w:rPr>
        <w:t>.</w:t>
      </w:r>
      <w:r w:rsidRPr="006A51D2">
        <w:rPr>
          <w:rFonts w:ascii="Times New Roman" w:hAnsi="Times New Roman"/>
          <w:color w:val="000000" w:themeColor="text1"/>
          <w:sz w:val="24"/>
          <w:szCs w:val="24"/>
          <w:lang w:val="it-IT"/>
        </w:rPr>
        <w:t xml:space="preserve"> </w:t>
      </w:r>
    </w:p>
    <w:p w14:paraId="42E84284" w14:textId="0358BD3C" w:rsidR="0030672F" w:rsidRPr="006A51D2" w:rsidRDefault="0030672F" w:rsidP="00AA0B8A">
      <w:pPr>
        <w:tabs>
          <w:tab w:val="left" w:pos="8640"/>
        </w:tabs>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Penn, R.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2005</w:t>
      </w:r>
      <w:r w:rsidR="00526D45">
        <w:rPr>
          <w:rFonts w:ascii="Times New Roman" w:hAnsi="Times New Roman"/>
          <w:color w:val="000000" w:themeColor="text1"/>
          <w:sz w:val="24"/>
          <w:szCs w:val="24"/>
        </w:rPr>
        <w:t>)</w:t>
      </w:r>
      <w:r w:rsidR="009336B8">
        <w:rPr>
          <w:rFonts w:ascii="Times New Roman" w:hAnsi="Times New Roman"/>
          <w:color w:val="000000" w:themeColor="text1"/>
          <w:sz w:val="24"/>
          <w:szCs w:val="24"/>
        </w:rPr>
        <w:t xml:space="preserve">. </w:t>
      </w:r>
      <w:r w:rsidRPr="006A51D2">
        <w:rPr>
          <w:rFonts w:ascii="Times New Roman" w:hAnsi="Times New Roman"/>
          <w:color w:val="000000" w:themeColor="text1"/>
          <w:sz w:val="24"/>
          <w:szCs w:val="24"/>
        </w:rPr>
        <w:t>Cathedrals of Sport: Football Stadia in Contemporary England</w:t>
      </w:r>
      <w:r w:rsidR="009336B8">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Soccer Review</w:t>
      </w:r>
      <w:r w:rsidRPr="006A51D2">
        <w:rPr>
          <w:rFonts w:ascii="Times New Roman" w:hAnsi="Times New Roman"/>
          <w:color w:val="000000" w:themeColor="text1"/>
          <w:sz w:val="24"/>
          <w:szCs w:val="24"/>
        </w:rPr>
        <w:t xml:space="preserve">, </w:t>
      </w:r>
      <w:r w:rsidRPr="00801927">
        <w:rPr>
          <w:rFonts w:ascii="Times New Roman" w:hAnsi="Times New Roman"/>
          <w:i/>
          <w:color w:val="000000" w:themeColor="text1"/>
          <w:sz w:val="24"/>
          <w:szCs w:val="24"/>
        </w:rPr>
        <w:t>4</w:t>
      </w:r>
      <w:r w:rsidR="008B0252" w:rsidRPr="006A51D2">
        <w:rPr>
          <w:rFonts w:ascii="Times New Roman" w:hAnsi="Times New Roman"/>
          <w:color w:val="000000" w:themeColor="text1"/>
          <w:sz w:val="24"/>
          <w:szCs w:val="24"/>
        </w:rPr>
        <w:t>,</w:t>
      </w:r>
      <w:r w:rsidR="002C2722" w:rsidRPr="006A51D2">
        <w:rPr>
          <w:rFonts w:ascii="Times New Roman" w:hAnsi="Times New Roman"/>
          <w:color w:val="000000" w:themeColor="text1"/>
          <w:sz w:val="24"/>
          <w:szCs w:val="24"/>
        </w:rPr>
        <w:t xml:space="preserve"> 27-40.</w:t>
      </w:r>
    </w:p>
    <w:p w14:paraId="634CA29C" w14:textId="269A7D75" w:rsidR="00124DFF" w:rsidRPr="006A51D2" w:rsidRDefault="00124DFF"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Penn, R.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2008</w:t>
      </w:r>
      <w:r w:rsidR="00526D45">
        <w:rPr>
          <w:rFonts w:ascii="Times New Roman" w:hAnsi="Times New Roman"/>
          <w:color w:val="000000" w:themeColor="text1"/>
          <w:sz w:val="24"/>
          <w:szCs w:val="24"/>
        </w:rPr>
        <w:t>)</w:t>
      </w:r>
      <w:r w:rsidR="009336B8">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The English Football Stadium as a Site of Post-Modern Consumption: Text and Image</w:t>
      </w:r>
      <w:r w:rsidR="009336B8">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iCs/>
          <w:color w:val="000000" w:themeColor="text1"/>
          <w:sz w:val="24"/>
          <w:szCs w:val="24"/>
        </w:rPr>
        <w:t xml:space="preserve">Sociologia del Lavoro, </w:t>
      </w:r>
      <w:r w:rsidR="001E3F54" w:rsidRPr="00801927">
        <w:rPr>
          <w:rFonts w:ascii="Times New Roman" w:hAnsi="Times New Roman"/>
          <w:i/>
          <w:color w:val="000000" w:themeColor="text1"/>
          <w:sz w:val="24"/>
          <w:szCs w:val="24"/>
        </w:rPr>
        <w:t>108</w:t>
      </w:r>
      <w:r w:rsidR="001E3F54" w:rsidRPr="006A51D2">
        <w:rPr>
          <w:rFonts w:ascii="Times New Roman" w:hAnsi="Times New Roman"/>
          <w:color w:val="000000" w:themeColor="text1"/>
          <w:sz w:val="24"/>
          <w:szCs w:val="24"/>
        </w:rPr>
        <w:t>,</w:t>
      </w:r>
      <w:r w:rsidR="002C2722" w:rsidRPr="006A51D2">
        <w:rPr>
          <w:rFonts w:ascii="Times New Roman" w:hAnsi="Times New Roman"/>
          <w:color w:val="000000" w:themeColor="text1"/>
          <w:sz w:val="24"/>
          <w:szCs w:val="24"/>
        </w:rPr>
        <w:t xml:space="preserve"> 141-149.</w:t>
      </w:r>
    </w:p>
    <w:p w14:paraId="0E0720A7" w14:textId="05F9A3E5"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Penn, R.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2013</w:t>
      </w:r>
      <w:r w:rsidR="00526D45">
        <w:rPr>
          <w:rFonts w:ascii="Times New Roman" w:hAnsi="Times New Roman"/>
          <w:color w:val="000000" w:themeColor="text1"/>
          <w:sz w:val="24"/>
          <w:szCs w:val="24"/>
        </w:rPr>
        <w:t>)</w:t>
      </w:r>
      <w:r w:rsidR="009336B8">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Football, Nationalism and Globalization: A Comparison o</w:t>
      </w:r>
      <w:r w:rsidR="001771DC" w:rsidRPr="006A51D2">
        <w:rPr>
          <w:rFonts w:ascii="Times New Roman" w:hAnsi="Times New Roman"/>
          <w:color w:val="000000" w:themeColor="text1"/>
          <w:sz w:val="24"/>
          <w:szCs w:val="24"/>
        </w:rPr>
        <w:t>f English and Italian Football b</w:t>
      </w:r>
      <w:r w:rsidRPr="006A51D2">
        <w:rPr>
          <w:rFonts w:ascii="Times New Roman" w:hAnsi="Times New Roman"/>
          <w:color w:val="000000" w:themeColor="text1"/>
          <w:sz w:val="24"/>
          <w:szCs w:val="24"/>
        </w:rPr>
        <w:t>etween 1930 and 2010</w:t>
      </w:r>
      <w:r w:rsidR="009336B8">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European</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Journal for Sport and Society</w:t>
      </w:r>
      <w:r w:rsidR="001E3F54" w:rsidRPr="006A51D2">
        <w:rPr>
          <w:rFonts w:ascii="Times New Roman" w:hAnsi="Times New Roman"/>
          <w:color w:val="000000" w:themeColor="text1"/>
          <w:sz w:val="24"/>
          <w:szCs w:val="24"/>
        </w:rPr>
        <w:t xml:space="preserve">, </w:t>
      </w:r>
      <w:r w:rsidR="001E3F54" w:rsidRPr="00801927">
        <w:rPr>
          <w:rFonts w:ascii="Times New Roman" w:hAnsi="Times New Roman"/>
          <w:i/>
          <w:color w:val="000000" w:themeColor="text1"/>
          <w:sz w:val="24"/>
          <w:szCs w:val="24"/>
        </w:rPr>
        <w:t>10</w:t>
      </w:r>
      <w:r w:rsidR="00154DF7" w:rsidRPr="006A51D2">
        <w:rPr>
          <w:rFonts w:ascii="Times New Roman" w:hAnsi="Times New Roman"/>
          <w:color w:val="000000" w:themeColor="text1"/>
          <w:sz w:val="24"/>
          <w:szCs w:val="24"/>
        </w:rPr>
        <w:t>(</w:t>
      </w:r>
      <w:r w:rsidR="001E3F54" w:rsidRPr="006A51D2">
        <w:rPr>
          <w:rFonts w:ascii="Times New Roman" w:hAnsi="Times New Roman"/>
          <w:color w:val="000000" w:themeColor="text1"/>
          <w:sz w:val="24"/>
          <w:szCs w:val="24"/>
        </w:rPr>
        <w:t>4</w:t>
      </w:r>
      <w:r w:rsidR="00154DF7" w:rsidRPr="006A51D2">
        <w:rPr>
          <w:rFonts w:ascii="Times New Roman" w:hAnsi="Times New Roman"/>
          <w:color w:val="000000" w:themeColor="text1"/>
          <w:sz w:val="24"/>
          <w:szCs w:val="24"/>
        </w:rPr>
        <w:t>)</w:t>
      </w:r>
      <w:r w:rsidR="001E3F54" w:rsidRPr="006A51D2">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002C2722" w:rsidRPr="006A51D2">
        <w:rPr>
          <w:rFonts w:ascii="Times New Roman" w:hAnsi="Times New Roman"/>
          <w:color w:val="000000" w:themeColor="text1"/>
          <w:sz w:val="24"/>
          <w:szCs w:val="24"/>
        </w:rPr>
        <w:t>345-364.</w:t>
      </w:r>
    </w:p>
    <w:p w14:paraId="427C6250" w14:textId="55D79D9B" w:rsidR="0030672F" w:rsidRPr="006A51D2" w:rsidRDefault="0030672F"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Penn, R. &amp; Berridge, D.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2010</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Social Statistics: An Introduction</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00F36477">
        <w:rPr>
          <w:rFonts w:ascii="Times New Roman" w:hAnsi="Times New Roman"/>
          <w:color w:val="000000" w:themeColor="text1"/>
          <w:sz w:val="24"/>
          <w:szCs w:val="24"/>
        </w:rPr>
        <w:t>I</w:t>
      </w:r>
      <w:r w:rsidRPr="006A51D2">
        <w:rPr>
          <w:rFonts w:ascii="Times New Roman" w:hAnsi="Times New Roman"/>
          <w:color w:val="000000" w:themeColor="text1"/>
          <w:sz w:val="24"/>
          <w:szCs w:val="24"/>
        </w:rPr>
        <w:t xml:space="preserve">n </w:t>
      </w:r>
      <w:r w:rsidR="00F36477">
        <w:rPr>
          <w:rFonts w:ascii="Times New Roman" w:hAnsi="Times New Roman"/>
          <w:color w:val="000000" w:themeColor="text1"/>
          <w:sz w:val="24"/>
          <w:szCs w:val="24"/>
        </w:rPr>
        <w:t xml:space="preserve">R. </w:t>
      </w:r>
      <w:r w:rsidRPr="006A51D2">
        <w:rPr>
          <w:rFonts w:ascii="Times New Roman" w:hAnsi="Times New Roman"/>
          <w:color w:val="000000" w:themeColor="text1"/>
          <w:sz w:val="24"/>
          <w:szCs w:val="24"/>
        </w:rPr>
        <w:t xml:space="preserve">Penn &amp; </w:t>
      </w:r>
      <w:r w:rsidR="00F36477">
        <w:rPr>
          <w:rFonts w:ascii="Times New Roman" w:hAnsi="Times New Roman"/>
          <w:color w:val="000000" w:themeColor="text1"/>
          <w:sz w:val="24"/>
          <w:szCs w:val="24"/>
        </w:rPr>
        <w:t xml:space="preserve">D. </w:t>
      </w:r>
      <w:r w:rsidRPr="006A51D2">
        <w:rPr>
          <w:rFonts w:ascii="Times New Roman" w:hAnsi="Times New Roman"/>
          <w:color w:val="000000" w:themeColor="text1"/>
          <w:sz w:val="24"/>
          <w:szCs w:val="24"/>
        </w:rPr>
        <w:t xml:space="preserve">Berridge </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E</w:t>
      </w:r>
      <w:r w:rsidRPr="006A51D2">
        <w:rPr>
          <w:rFonts w:ascii="Times New Roman" w:hAnsi="Times New Roman"/>
          <w:color w:val="000000" w:themeColor="text1"/>
          <w:sz w:val="24"/>
          <w:szCs w:val="24"/>
        </w:rPr>
        <w:t>ds</w:t>
      </w:r>
      <w:r w:rsidR="00F36477">
        <w:rPr>
          <w:rFonts w:ascii="Times New Roman" w:hAnsi="Times New Roman"/>
          <w:color w:val="000000" w:themeColor="text1"/>
          <w:sz w:val="24"/>
          <w:szCs w:val="24"/>
        </w:rPr>
        <w:t>.</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Social Statistics Volume 1: The Fundamentals of Descriptive Social Statistics</w:t>
      </w:r>
      <w:r w:rsidR="004935D1">
        <w:rPr>
          <w:rFonts w:ascii="Times New Roman" w:hAnsi="Times New Roman"/>
          <w:i/>
          <w:color w:val="000000" w:themeColor="text1"/>
          <w:sz w:val="24"/>
          <w:szCs w:val="24"/>
        </w:rPr>
        <w:t xml:space="preserve"> </w:t>
      </w:r>
      <w:r w:rsidR="004935D1" w:rsidRPr="006212DF">
        <w:rPr>
          <w:rFonts w:ascii="Times New Roman" w:hAnsi="Times New Roman"/>
          <w:color w:val="000000" w:themeColor="text1"/>
          <w:sz w:val="24"/>
          <w:szCs w:val="24"/>
        </w:rPr>
        <w:t>(</w:t>
      </w:r>
      <w:r w:rsidR="004935D1" w:rsidRPr="006212DF">
        <w:rPr>
          <w:rFonts w:ascii="Times New Roman" w:hAnsi="Times New Roman"/>
          <w:color w:val="000000"/>
          <w:sz w:val="24"/>
          <w:szCs w:val="24"/>
        </w:rPr>
        <w:t>xxiii-</w:t>
      </w:r>
      <w:r w:rsidR="004935D1" w:rsidRPr="006212DF">
        <w:rPr>
          <w:rFonts w:ascii="Times New Roman" w:hAnsi="Times New Roman"/>
          <w:color w:val="000000"/>
          <w:sz w:val="24"/>
          <w:szCs w:val="24"/>
          <w:rPrChange w:id="5" w:author="Windows-Benutzer" w:date="2019-01-10T10:41:00Z">
            <w:rPr>
              <w:rFonts w:ascii="Times New Roman" w:hAnsi="Times New Roman"/>
              <w:color w:val="000000"/>
              <w:sz w:val="24"/>
              <w:szCs w:val="24"/>
              <w:highlight w:val="yellow"/>
            </w:rPr>
          </w:rPrChange>
        </w:rPr>
        <w:t>xliv</w:t>
      </w:r>
      <w:r w:rsidR="004935D1" w:rsidRPr="006212DF">
        <w:rPr>
          <w:rFonts w:ascii="Times New Roman" w:hAnsi="Times New Roman"/>
          <w:color w:val="000000"/>
          <w:sz w:val="24"/>
          <w:szCs w:val="24"/>
        </w:rPr>
        <w:t>)</w:t>
      </w:r>
      <w:r w:rsidR="00F36477" w:rsidRPr="006212DF">
        <w:rPr>
          <w:rFonts w:ascii="Times New Roman" w:hAnsi="Times New Roman"/>
          <w:i/>
          <w:color w:val="000000" w:themeColor="text1"/>
          <w:sz w:val="24"/>
          <w:szCs w:val="24"/>
        </w:rPr>
        <w:t>.</w:t>
      </w:r>
      <w:r w:rsidRPr="006212DF">
        <w:rPr>
          <w:rFonts w:ascii="Times New Roman" w:hAnsi="Times New Roman"/>
          <w:i/>
          <w:color w:val="000000" w:themeColor="text1"/>
          <w:sz w:val="24"/>
          <w:szCs w:val="24"/>
        </w:rPr>
        <w:t xml:space="preserve"> </w:t>
      </w:r>
      <w:r w:rsidR="001E3F54" w:rsidRPr="006212DF">
        <w:rPr>
          <w:rFonts w:ascii="Times New Roman" w:hAnsi="Times New Roman"/>
          <w:color w:val="000000" w:themeColor="text1"/>
          <w:sz w:val="24"/>
          <w:szCs w:val="24"/>
        </w:rPr>
        <w:t>London: Sage</w:t>
      </w:r>
      <w:r w:rsidR="00172AEC" w:rsidRPr="006212DF">
        <w:rPr>
          <w:rFonts w:ascii="Times New Roman" w:hAnsi="Times New Roman"/>
          <w:color w:val="000000" w:themeColor="text1"/>
          <w:sz w:val="24"/>
          <w:szCs w:val="24"/>
        </w:rPr>
        <w:t>.</w:t>
      </w:r>
    </w:p>
    <w:p w14:paraId="38D46104" w14:textId="391173CB" w:rsidR="00977CEC" w:rsidRPr="006A51D2" w:rsidRDefault="00977CEC"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Penn, R. &amp; Kiddy, M.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2009</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Sport and Health: the Return of the Local</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00F36477">
        <w:rPr>
          <w:rFonts w:ascii="Times New Roman" w:hAnsi="Times New Roman"/>
          <w:color w:val="000000" w:themeColor="text1"/>
          <w:sz w:val="24"/>
          <w:szCs w:val="24"/>
        </w:rPr>
        <w:t>I</w:t>
      </w:r>
      <w:r w:rsidRPr="006A51D2">
        <w:rPr>
          <w:rFonts w:ascii="Times New Roman" w:hAnsi="Times New Roman"/>
          <w:color w:val="000000" w:themeColor="text1"/>
          <w:sz w:val="24"/>
          <w:szCs w:val="24"/>
        </w:rPr>
        <w:t>n D. Jutting, B. Schulze and U. Müller (</w:t>
      </w:r>
      <w:r w:rsidR="00F36477">
        <w:rPr>
          <w:rFonts w:ascii="Times New Roman" w:hAnsi="Times New Roman"/>
          <w:color w:val="000000" w:themeColor="text1"/>
          <w:sz w:val="24"/>
          <w:szCs w:val="24"/>
        </w:rPr>
        <w:t>E</w:t>
      </w:r>
      <w:r w:rsidRPr="006A51D2">
        <w:rPr>
          <w:rFonts w:ascii="Times New Roman" w:hAnsi="Times New Roman"/>
          <w:color w:val="000000" w:themeColor="text1"/>
          <w:sz w:val="24"/>
          <w:szCs w:val="24"/>
        </w:rPr>
        <w:t>ds</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iCs/>
          <w:color w:val="000000" w:themeColor="text1"/>
          <w:sz w:val="24"/>
          <w:szCs w:val="24"/>
        </w:rPr>
        <w:t>Local Sport in Europe</w:t>
      </w:r>
      <w:r w:rsidR="004935D1">
        <w:rPr>
          <w:rFonts w:ascii="Times New Roman" w:hAnsi="Times New Roman"/>
          <w:i/>
          <w:iCs/>
          <w:color w:val="000000" w:themeColor="text1"/>
          <w:sz w:val="24"/>
          <w:szCs w:val="24"/>
        </w:rPr>
        <w:t xml:space="preserve"> </w:t>
      </w:r>
      <w:r w:rsidR="004935D1">
        <w:rPr>
          <w:rFonts w:ascii="Times New Roman" w:hAnsi="Times New Roman"/>
          <w:iCs/>
          <w:color w:val="000000" w:themeColor="text1"/>
          <w:sz w:val="24"/>
          <w:szCs w:val="24"/>
        </w:rPr>
        <w:t>(283-289)</w:t>
      </w:r>
      <w:r w:rsidR="00F36477">
        <w:rPr>
          <w:rFonts w:ascii="Times New Roman" w:hAnsi="Times New Roman"/>
          <w:i/>
          <w:iCs/>
          <w:color w:val="000000" w:themeColor="text1"/>
          <w:sz w:val="24"/>
          <w:szCs w:val="24"/>
        </w:rPr>
        <w:t>.</w:t>
      </w:r>
      <w:r w:rsidRPr="006A51D2">
        <w:rPr>
          <w:rFonts w:ascii="Times New Roman" w:hAnsi="Times New Roman"/>
          <w:color w:val="000000" w:themeColor="text1"/>
          <w:sz w:val="24"/>
          <w:szCs w:val="24"/>
        </w:rPr>
        <w:t xml:space="preserve"> Berlin: Waxmann.</w:t>
      </w:r>
    </w:p>
    <w:p w14:paraId="469ABB02" w14:textId="4F930BBB" w:rsidR="00443131" w:rsidRPr="006A51D2" w:rsidRDefault="00443131"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Plumley, D., Ramchandani, G. and Wilson, R. (2017)</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Mind the Gap: An Analysis of Competitive Balance in the English Football League System</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801927">
        <w:rPr>
          <w:rFonts w:ascii="Times New Roman" w:hAnsi="Times New Roman"/>
          <w:i/>
          <w:color w:val="000000" w:themeColor="text1"/>
          <w:sz w:val="24"/>
          <w:szCs w:val="24"/>
        </w:rPr>
        <w:t>International journal of Sport Management and Marketing</w:t>
      </w:r>
      <w:r w:rsidRPr="006A51D2">
        <w:rPr>
          <w:rFonts w:ascii="Times New Roman" w:hAnsi="Times New Roman"/>
          <w:color w:val="000000" w:themeColor="text1"/>
          <w:sz w:val="24"/>
          <w:szCs w:val="24"/>
        </w:rPr>
        <w:t xml:space="preserve">, </w:t>
      </w:r>
      <w:r w:rsidR="004E3DFA">
        <w:rPr>
          <w:rFonts w:ascii="Times New Roman" w:hAnsi="Times New Roman"/>
          <w:color w:val="000000" w:themeColor="text1"/>
          <w:sz w:val="24"/>
          <w:szCs w:val="24"/>
        </w:rPr>
        <w:t>Vol 18, No 5, 357-375.</w:t>
      </w:r>
    </w:p>
    <w:p w14:paraId="39050C6D" w14:textId="10A3F3CD" w:rsidR="008A3D70" w:rsidRPr="006A51D2" w:rsidRDefault="008A3D70"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Rees, P.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2014</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The Three Degrees: The Men Who Changed British Football Forever</w:t>
      </w:r>
      <w:r w:rsidR="00F36477">
        <w:rPr>
          <w:rFonts w:ascii="Times New Roman" w:hAnsi="Times New Roman"/>
          <w:i/>
          <w:color w:val="000000" w:themeColor="text1"/>
          <w:sz w:val="24"/>
          <w:szCs w:val="24"/>
        </w:rPr>
        <w:t>.</w:t>
      </w:r>
      <w:r w:rsidRPr="006A51D2">
        <w:rPr>
          <w:rFonts w:ascii="Times New Roman" w:hAnsi="Times New Roman"/>
          <w:color w:val="000000" w:themeColor="text1"/>
          <w:sz w:val="24"/>
          <w:szCs w:val="24"/>
        </w:rPr>
        <w:t xml:space="preserve"> London: Constable.</w:t>
      </w:r>
    </w:p>
    <w:p w14:paraId="11BA7D21" w14:textId="52A3D557"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Rigby, S. and Payne, M.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1999</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Proud Preston: PNE’s One Hundred Seasons of Football League History</w:t>
      </w:r>
      <w:r w:rsidR="00F36477">
        <w:rPr>
          <w:rFonts w:ascii="Times New Roman" w:hAnsi="Times New Roman"/>
          <w:i/>
          <w:color w:val="000000" w:themeColor="text1"/>
          <w:sz w:val="24"/>
          <w:szCs w:val="24"/>
        </w:rPr>
        <w:t>.</w:t>
      </w:r>
      <w:r w:rsidRPr="006A51D2">
        <w:rPr>
          <w:rFonts w:ascii="Times New Roman" w:hAnsi="Times New Roman"/>
          <w:color w:val="000000" w:themeColor="text1"/>
          <w:sz w:val="24"/>
          <w:szCs w:val="24"/>
        </w:rPr>
        <w:t xml:space="preserve"> Preston: Carnegie Publishing.</w:t>
      </w:r>
    </w:p>
    <w:p w14:paraId="3A5F1210" w14:textId="0BCD2A17" w:rsidR="00E33E71" w:rsidRPr="006A51D2" w:rsidRDefault="00D2627B"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Ross, I. &amp; Smailes, G.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1993</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00E33E71" w:rsidRPr="006A51D2">
        <w:rPr>
          <w:rFonts w:ascii="Times New Roman" w:hAnsi="Times New Roman"/>
          <w:color w:val="000000" w:themeColor="text1"/>
          <w:sz w:val="24"/>
          <w:szCs w:val="24"/>
        </w:rPr>
        <w:t xml:space="preserve"> </w:t>
      </w:r>
      <w:r w:rsidR="00E33E71" w:rsidRPr="006A51D2">
        <w:rPr>
          <w:rFonts w:ascii="Times New Roman" w:hAnsi="Times New Roman"/>
          <w:i/>
          <w:color w:val="000000" w:themeColor="text1"/>
          <w:sz w:val="24"/>
          <w:szCs w:val="24"/>
        </w:rPr>
        <w:t>Everton: A Complete Record</w:t>
      </w:r>
      <w:r w:rsidR="00F36477">
        <w:rPr>
          <w:rFonts w:ascii="Times New Roman" w:hAnsi="Times New Roman"/>
          <w:i/>
          <w:color w:val="000000" w:themeColor="text1"/>
          <w:sz w:val="24"/>
          <w:szCs w:val="24"/>
        </w:rPr>
        <w:t>.</w:t>
      </w:r>
      <w:r w:rsidR="00E33E71" w:rsidRPr="006A51D2">
        <w:rPr>
          <w:rFonts w:ascii="Times New Roman" w:hAnsi="Times New Roman"/>
          <w:i/>
          <w:color w:val="000000" w:themeColor="text1"/>
          <w:sz w:val="24"/>
          <w:szCs w:val="24"/>
        </w:rPr>
        <w:t xml:space="preserve"> </w:t>
      </w:r>
      <w:r w:rsidR="00E33E71" w:rsidRPr="006A51D2">
        <w:rPr>
          <w:rFonts w:ascii="Times New Roman" w:hAnsi="Times New Roman"/>
          <w:color w:val="000000" w:themeColor="text1"/>
          <w:sz w:val="24"/>
          <w:szCs w:val="24"/>
        </w:rPr>
        <w:t>Derby: Breedon Books.</w:t>
      </w:r>
    </w:p>
    <w:p w14:paraId="6C44B6B1" w14:textId="6A3B0A0B" w:rsidR="00E33E71" w:rsidRPr="006A51D2" w:rsidRDefault="00D2627B"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Russell, D.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1997</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00E33E71" w:rsidRPr="006A51D2">
        <w:rPr>
          <w:rFonts w:ascii="Times New Roman" w:hAnsi="Times New Roman"/>
          <w:color w:val="000000" w:themeColor="text1"/>
          <w:sz w:val="24"/>
          <w:szCs w:val="24"/>
        </w:rPr>
        <w:t xml:space="preserve"> </w:t>
      </w:r>
      <w:r w:rsidR="00E33E71" w:rsidRPr="006A51D2">
        <w:rPr>
          <w:rFonts w:ascii="Times New Roman" w:hAnsi="Times New Roman"/>
          <w:i/>
          <w:color w:val="000000" w:themeColor="text1"/>
          <w:sz w:val="24"/>
          <w:szCs w:val="24"/>
        </w:rPr>
        <w:t>Foot</w:t>
      </w:r>
      <w:r w:rsidR="000B568F" w:rsidRPr="006A51D2">
        <w:rPr>
          <w:rFonts w:ascii="Times New Roman" w:hAnsi="Times New Roman"/>
          <w:i/>
          <w:color w:val="000000" w:themeColor="text1"/>
          <w:sz w:val="24"/>
          <w:szCs w:val="24"/>
        </w:rPr>
        <w:t>ball and the English: A Social H</w:t>
      </w:r>
      <w:r w:rsidR="00E33E71" w:rsidRPr="006A51D2">
        <w:rPr>
          <w:rFonts w:ascii="Times New Roman" w:hAnsi="Times New Roman"/>
          <w:i/>
          <w:color w:val="000000" w:themeColor="text1"/>
          <w:sz w:val="24"/>
          <w:szCs w:val="24"/>
        </w:rPr>
        <w:t>istory of Association Football in England, 1863-1995</w:t>
      </w:r>
      <w:r w:rsidR="00F36477">
        <w:rPr>
          <w:rFonts w:ascii="Times New Roman" w:hAnsi="Times New Roman"/>
          <w:i/>
          <w:color w:val="000000" w:themeColor="text1"/>
          <w:sz w:val="24"/>
          <w:szCs w:val="24"/>
        </w:rPr>
        <w:t>.</w:t>
      </w:r>
      <w:r w:rsidR="00E33E71" w:rsidRPr="006A51D2">
        <w:rPr>
          <w:rFonts w:ascii="Times New Roman" w:hAnsi="Times New Roman"/>
          <w:i/>
          <w:color w:val="000000" w:themeColor="text1"/>
          <w:sz w:val="24"/>
          <w:szCs w:val="24"/>
        </w:rPr>
        <w:t xml:space="preserve"> </w:t>
      </w:r>
      <w:r w:rsidR="00E33E71" w:rsidRPr="006A51D2">
        <w:rPr>
          <w:rFonts w:ascii="Times New Roman" w:hAnsi="Times New Roman"/>
          <w:color w:val="000000" w:themeColor="text1"/>
          <w:sz w:val="24"/>
          <w:szCs w:val="24"/>
        </w:rPr>
        <w:t>Preston: Car</w:t>
      </w:r>
      <w:r w:rsidR="000B568F" w:rsidRPr="006A51D2">
        <w:rPr>
          <w:rFonts w:ascii="Times New Roman" w:hAnsi="Times New Roman"/>
          <w:color w:val="000000" w:themeColor="text1"/>
          <w:sz w:val="24"/>
          <w:szCs w:val="24"/>
        </w:rPr>
        <w:t>negie Publishing.</w:t>
      </w:r>
    </w:p>
    <w:p w14:paraId="23219E10" w14:textId="25656008"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Sale, C.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2005</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Chelsea’s Title is </w:t>
      </w:r>
      <w:r w:rsidR="007B7B33" w:rsidRPr="006A51D2">
        <w:rPr>
          <w:rFonts w:ascii="Times New Roman" w:hAnsi="Times New Roman"/>
          <w:color w:val="000000" w:themeColor="text1"/>
          <w:sz w:val="24"/>
          <w:szCs w:val="24"/>
        </w:rPr>
        <w:t>£</w:t>
      </w:r>
      <w:r w:rsidRPr="006A51D2">
        <w:rPr>
          <w:rFonts w:ascii="Times New Roman" w:hAnsi="Times New Roman"/>
          <w:color w:val="000000" w:themeColor="text1"/>
          <w:sz w:val="24"/>
          <w:szCs w:val="24"/>
        </w:rPr>
        <w:t>1m Done Deal</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Daily Mail,</w:t>
      </w:r>
      <w:r w:rsidRPr="006A51D2">
        <w:rPr>
          <w:rFonts w:ascii="Times New Roman" w:hAnsi="Times New Roman"/>
          <w:color w:val="000000" w:themeColor="text1"/>
          <w:sz w:val="24"/>
          <w:szCs w:val="24"/>
        </w:rPr>
        <w:t xml:space="preserve"> March 17</w:t>
      </w:r>
      <w:r w:rsidRPr="006A51D2">
        <w:rPr>
          <w:rFonts w:ascii="Times New Roman" w:hAnsi="Times New Roman"/>
          <w:color w:val="000000" w:themeColor="text1"/>
          <w:sz w:val="24"/>
          <w:szCs w:val="24"/>
          <w:vertAlign w:val="superscript"/>
        </w:rPr>
        <w:t>th</w:t>
      </w:r>
      <w:r w:rsidR="007B7B33" w:rsidRPr="006A51D2">
        <w:rPr>
          <w:rFonts w:ascii="Times New Roman" w:hAnsi="Times New Roman"/>
          <w:color w:val="000000" w:themeColor="text1"/>
          <w:sz w:val="24"/>
          <w:szCs w:val="24"/>
        </w:rPr>
        <w:t>, 103.</w:t>
      </w:r>
    </w:p>
    <w:p w14:paraId="5BB985BB" w14:textId="1D178BA2"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Samuel, M.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2012a</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Interview with Richard Scu</w:t>
      </w:r>
      <w:r w:rsidR="005B0538" w:rsidRPr="006A51D2">
        <w:rPr>
          <w:rFonts w:ascii="Times New Roman" w:hAnsi="Times New Roman"/>
          <w:color w:val="000000" w:themeColor="text1"/>
          <w:sz w:val="24"/>
          <w:szCs w:val="24"/>
        </w:rPr>
        <w:t>damore, Chief Executive of the P</w:t>
      </w:r>
      <w:r w:rsidRPr="006A51D2">
        <w:rPr>
          <w:rFonts w:ascii="Times New Roman" w:hAnsi="Times New Roman"/>
          <w:color w:val="000000" w:themeColor="text1"/>
          <w:sz w:val="24"/>
          <w:szCs w:val="24"/>
        </w:rPr>
        <w:t>remier League</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Daily Mail</w:t>
      </w:r>
      <w:r w:rsidRPr="006A51D2">
        <w:rPr>
          <w:rFonts w:ascii="Times New Roman" w:hAnsi="Times New Roman"/>
          <w:color w:val="000000" w:themeColor="text1"/>
          <w:sz w:val="24"/>
          <w:szCs w:val="24"/>
        </w:rPr>
        <w:t xml:space="preserve"> January 13</w:t>
      </w:r>
      <w:r w:rsidRPr="006A51D2">
        <w:rPr>
          <w:rFonts w:ascii="Times New Roman" w:hAnsi="Times New Roman"/>
          <w:color w:val="000000" w:themeColor="text1"/>
          <w:sz w:val="24"/>
          <w:szCs w:val="24"/>
          <w:vertAlign w:val="superscript"/>
        </w:rPr>
        <w:t>th</w:t>
      </w:r>
      <w:r w:rsidR="00120F74" w:rsidRPr="006A51D2">
        <w:rPr>
          <w:rFonts w:ascii="Times New Roman" w:hAnsi="Times New Roman"/>
          <w:color w:val="000000" w:themeColor="text1"/>
          <w:sz w:val="24"/>
          <w:szCs w:val="24"/>
        </w:rPr>
        <w:t>, 18.</w:t>
      </w:r>
    </w:p>
    <w:p w14:paraId="774C406E" w14:textId="5B163483"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Samuel, M.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2012b</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Why Moyes Can </w:t>
      </w:r>
      <w:r w:rsidR="00E57044" w:rsidRPr="006A51D2">
        <w:rPr>
          <w:rFonts w:ascii="Times New Roman" w:hAnsi="Times New Roman"/>
          <w:color w:val="000000" w:themeColor="text1"/>
          <w:sz w:val="24"/>
          <w:szCs w:val="24"/>
        </w:rPr>
        <w:t>Feel the Fourth</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 xml:space="preserve">Daily Mail </w:t>
      </w:r>
      <w:r w:rsidRPr="006A51D2">
        <w:rPr>
          <w:rFonts w:ascii="Times New Roman" w:hAnsi="Times New Roman"/>
          <w:color w:val="000000" w:themeColor="text1"/>
          <w:sz w:val="24"/>
          <w:szCs w:val="24"/>
        </w:rPr>
        <w:t>October 1</w:t>
      </w:r>
      <w:r w:rsidRPr="006A51D2">
        <w:rPr>
          <w:rFonts w:ascii="Times New Roman" w:hAnsi="Times New Roman"/>
          <w:color w:val="000000" w:themeColor="text1"/>
          <w:sz w:val="24"/>
          <w:szCs w:val="24"/>
          <w:vertAlign w:val="superscript"/>
        </w:rPr>
        <w:t>s</w:t>
      </w:r>
      <w:r w:rsidR="00C205E9" w:rsidRPr="006A51D2">
        <w:rPr>
          <w:rFonts w:ascii="Times New Roman" w:hAnsi="Times New Roman"/>
          <w:color w:val="000000" w:themeColor="text1"/>
          <w:sz w:val="24"/>
          <w:szCs w:val="24"/>
          <w:vertAlign w:val="superscript"/>
        </w:rPr>
        <w:t>t</w:t>
      </w:r>
      <w:r w:rsidR="00F36477" w:rsidRPr="00801927">
        <w:rPr>
          <w:rFonts w:ascii="Times New Roman" w:hAnsi="Times New Roman"/>
          <w:color w:val="000000" w:themeColor="text1"/>
          <w:sz w:val="24"/>
          <w:szCs w:val="24"/>
        </w:rPr>
        <w:t>,</w:t>
      </w:r>
      <w:r w:rsidR="00C205E9" w:rsidRPr="006A51D2">
        <w:rPr>
          <w:rFonts w:ascii="Times New Roman" w:hAnsi="Times New Roman"/>
          <w:color w:val="000000" w:themeColor="text1"/>
          <w:sz w:val="24"/>
          <w:szCs w:val="24"/>
        </w:rPr>
        <w:t xml:space="preserve"> 10.</w:t>
      </w:r>
    </w:p>
    <w:p w14:paraId="4350B293" w14:textId="00548A3A"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Sanders, R.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2009</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Beastly Fury: The Strange Birth of British Football</w:t>
      </w:r>
      <w:r w:rsidR="00F36477">
        <w:rPr>
          <w:rFonts w:ascii="Times New Roman" w:hAnsi="Times New Roman"/>
          <w:i/>
          <w:color w:val="000000" w:themeColor="text1"/>
          <w:sz w:val="24"/>
          <w:szCs w:val="24"/>
        </w:rPr>
        <w:t>.</w:t>
      </w:r>
      <w:r w:rsidRPr="006A51D2">
        <w:rPr>
          <w:rFonts w:ascii="Times New Roman" w:hAnsi="Times New Roman"/>
          <w:i/>
          <w:color w:val="000000" w:themeColor="text1"/>
          <w:sz w:val="24"/>
          <w:szCs w:val="24"/>
        </w:rPr>
        <w:t xml:space="preserve"> </w:t>
      </w:r>
      <w:r w:rsidRPr="006A51D2">
        <w:rPr>
          <w:rFonts w:ascii="Times New Roman" w:hAnsi="Times New Roman"/>
          <w:color w:val="000000" w:themeColor="text1"/>
          <w:sz w:val="24"/>
          <w:szCs w:val="24"/>
        </w:rPr>
        <w:t>London: Bantam Books.</w:t>
      </w:r>
    </w:p>
    <w:p w14:paraId="09DF7990" w14:textId="5E59FB6D" w:rsidR="004C6A10" w:rsidRPr="006A51D2" w:rsidRDefault="004C6A10"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Scelles, N., Durand, C., Bonnai, L., Goyeau D. &amp; Andreff W.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2013</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Competitive Balance versus Competitive Intensity: Is One of These Two Concepts More Relevant in Explaining Attendance? The Case of French Football Ligue 1 over the period 2008-2011</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Applied Economics</w:t>
      </w:r>
      <w:r w:rsidR="001E3F54" w:rsidRPr="006A51D2">
        <w:rPr>
          <w:rFonts w:ascii="Times New Roman" w:hAnsi="Times New Roman"/>
          <w:color w:val="000000" w:themeColor="text1"/>
          <w:sz w:val="24"/>
          <w:szCs w:val="24"/>
        </w:rPr>
        <w:t xml:space="preserve">, </w:t>
      </w:r>
      <w:r w:rsidR="001E3F54" w:rsidRPr="00801927">
        <w:rPr>
          <w:rFonts w:ascii="Times New Roman" w:hAnsi="Times New Roman"/>
          <w:i/>
          <w:color w:val="000000" w:themeColor="text1"/>
          <w:sz w:val="24"/>
          <w:szCs w:val="24"/>
        </w:rPr>
        <w:t>45</w:t>
      </w:r>
      <w:r w:rsidR="00F36477">
        <w:rPr>
          <w:rFonts w:ascii="Times New Roman" w:hAnsi="Times New Roman"/>
          <w:color w:val="000000" w:themeColor="text1"/>
          <w:sz w:val="24"/>
          <w:szCs w:val="24"/>
        </w:rPr>
        <w:t>(</w:t>
      </w:r>
      <w:r w:rsidR="001E3F54" w:rsidRPr="006A51D2">
        <w:rPr>
          <w:rFonts w:ascii="Times New Roman" w:hAnsi="Times New Roman"/>
          <w:color w:val="000000" w:themeColor="text1"/>
          <w:sz w:val="24"/>
          <w:szCs w:val="24"/>
        </w:rPr>
        <w:t>29</w:t>
      </w:r>
      <w:r w:rsidR="00F36477">
        <w:rPr>
          <w:rFonts w:ascii="Times New Roman" w:hAnsi="Times New Roman"/>
          <w:color w:val="000000" w:themeColor="text1"/>
          <w:sz w:val="24"/>
          <w:szCs w:val="24"/>
        </w:rPr>
        <w:t>)</w:t>
      </w:r>
      <w:r w:rsidR="001E3F54" w:rsidRPr="006A51D2">
        <w:rPr>
          <w:rFonts w:ascii="Times New Roman" w:hAnsi="Times New Roman"/>
          <w:color w:val="000000" w:themeColor="text1"/>
          <w:sz w:val="24"/>
          <w:szCs w:val="24"/>
        </w:rPr>
        <w:t>,</w:t>
      </w:r>
      <w:r w:rsidR="0013088E" w:rsidRPr="006A51D2">
        <w:rPr>
          <w:rFonts w:ascii="Times New Roman" w:hAnsi="Times New Roman"/>
          <w:color w:val="000000" w:themeColor="text1"/>
          <w:sz w:val="24"/>
          <w:szCs w:val="24"/>
        </w:rPr>
        <w:t xml:space="preserve"> 4184-4192.</w:t>
      </w:r>
    </w:p>
    <w:p w14:paraId="5D4739B7" w14:textId="15B7518C" w:rsidR="00E33E71" w:rsidRPr="006A51D2" w:rsidRDefault="00D24C63" w:rsidP="00AA0B8A">
      <w:pPr>
        <w:spacing w:after="60" w:line="240" w:lineRule="auto"/>
        <w:ind w:left="720" w:hanging="720"/>
        <w:jc w:val="both"/>
        <w:rPr>
          <w:rFonts w:ascii="Times New Roman" w:eastAsia="Times New Roman" w:hAnsi="Times New Roman"/>
          <w:color w:val="000000" w:themeColor="text1"/>
          <w:sz w:val="24"/>
          <w:szCs w:val="24"/>
          <w:lang w:eastAsia="en-GB"/>
        </w:rPr>
      </w:pPr>
      <w:r w:rsidRPr="006A51D2">
        <w:rPr>
          <w:rFonts w:ascii="Times New Roman" w:eastAsia="Times New Roman" w:hAnsi="Times New Roman"/>
          <w:color w:val="000000" w:themeColor="text1"/>
          <w:sz w:val="24"/>
          <w:szCs w:val="24"/>
          <w:lang w:eastAsia="en-GB"/>
        </w:rPr>
        <w:lastRenderedPageBreak/>
        <w:t xml:space="preserve">Simpson, R. </w:t>
      </w:r>
      <w:r w:rsidR="00526D45">
        <w:rPr>
          <w:rFonts w:ascii="Times New Roman" w:eastAsia="Times New Roman" w:hAnsi="Times New Roman"/>
          <w:color w:val="000000" w:themeColor="text1"/>
          <w:sz w:val="24"/>
          <w:szCs w:val="24"/>
          <w:lang w:eastAsia="en-GB"/>
        </w:rPr>
        <w:t>(</w:t>
      </w:r>
      <w:r w:rsidRPr="006A51D2">
        <w:rPr>
          <w:rFonts w:ascii="Times New Roman" w:eastAsia="Times New Roman" w:hAnsi="Times New Roman"/>
          <w:color w:val="000000" w:themeColor="text1"/>
          <w:sz w:val="24"/>
          <w:szCs w:val="24"/>
          <w:lang w:eastAsia="en-GB"/>
        </w:rPr>
        <w:t>2007</w:t>
      </w:r>
      <w:r w:rsidR="00526D45">
        <w:rPr>
          <w:rFonts w:ascii="Times New Roman" w:eastAsia="Times New Roman" w:hAnsi="Times New Roman"/>
          <w:color w:val="000000" w:themeColor="text1"/>
          <w:sz w:val="24"/>
          <w:szCs w:val="24"/>
          <w:lang w:eastAsia="en-GB"/>
        </w:rPr>
        <w:t>)</w:t>
      </w:r>
      <w:r w:rsidR="00F36477">
        <w:rPr>
          <w:rFonts w:ascii="Times New Roman" w:eastAsia="Times New Roman" w:hAnsi="Times New Roman"/>
          <w:color w:val="000000" w:themeColor="text1"/>
          <w:sz w:val="24"/>
          <w:szCs w:val="24"/>
          <w:lang w:eastAsia="en-GB"/>
        </w:rPr>
        <w:t>.</w:t>
      </w:r>
      <w:r w:rsidR="00E33E71" w:rsidRPr="006A51D2">
        <w:rPr>
          <w:rFonts w:ascii="Times New Roman" w:eastAsia="Times New Roman" w:hAnsi="Times New Roman"/>
          <w:color w:val="000000" w:themeColor="text1"/>
          <w:sz w:val="24"/>
          <w:szCs w:val="24"/>
          <w:lang w:eastAsia="en-GB"/>
        </w:rPr>
        <w:t xml:space="preserve"> </w:t>
      </w:r>
      <w:r w:rsidR="00E33E71" w:rsidRPr="006A51D2">
        <w:rPr>
          <w:rFonts w:ascii="Times New Roman" w:eastAsia="Times New Roman" w:hAnsi="Times New Roman"/>
          <w:i/>
          <w:iCs/>
          <w:color w:val="000000" w:themeColor="text1"/>
          <w:sz w:val="24"/>
          <w:szCs w:val="24"/>
          <w:lang w:eastAsia="en-GB"/>
        </w:rPr>
        <w:t>The Clarets Chronicles: The Definitive History of Burnley Football Club 1882–2007</w:t>
      </w:r>
      <w:r w:rsidR="00F36477">
        <w:rPr>
          <w:rFonts w:ascii="Times New Roman" w:eastAsia="Times New Roman" w:hAnsi="Times New Roman"/>
          <w:i/>
          <w:iCs/>
          <w:color w:val="000000" w:themeColor="text1"/>
          <w:sz w:val="24"/>
          <w:szCs w:val="24"/>
          <w:lang w:eastAsia="en-GB"/>
        </w:rPr>
        <w:t>.</w:t>
      </w:r>
      <w:r w:rsidR="00E33E71" w:rsidRPr="006A51D2">
        <w:rPr>
          <w:rFonts w:ascii="Times New Roman" w:eastAsia="Times New Roman" w:hAnsi="Times New Roman"/>
          <w:color w:val="000000" w:themeColor="text1"/>
          <w:sz w:val="24"/>
          <w:szCs w:val="24"/>
          <w:lang w:eastAsia="en-GB"/>
        </w:rPr>
        <w:t xml:space="preserve"> Burnley: Burnley FC.</w:t>
      </w:r>
    </w:p>
    <w:p w14:paraId="107E085C" w14:textId="497AFD30" w:rsidR="00927E80" w:rsidRPr="006A51D2" w:rsidRDefault="00927E80"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Smith, E. (2016)</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The Magic of Leicester City Goes Well Beyond Football</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The Guardian</w:t>
      </w:r>
      <w:r w:rsidRPr="006A51D2">
        <w:rPr>
          <w:rFonts w:ascii="Times New Roman" w:hAnsi="Times New Roman"/>
          <w:color w:val="000000" w:themeColor="text1"/>
          <w:sz w:val="24"/>
          <w:szCs w:val="24"/>
        </w:rPr>
        <w:t>, April 30</w:t>
      </w:r>
      <w:r w:rsidRPr="006A51D2">
        <w:rPr>
          <w:rFonts w:ascii="Times New Roman" w:hAnsi="Times New Roman"/>
          <w:color w:val="000000" w:themeColor="text1"/>
          <w:sz w:val="24"/>
          <w:szCs w:val="24"/>
          <w:vertAlign w:val="superscript"/>
        </w:rPr>
        <w:t>th</w:t>
      </w:r>
      <w:r w:rsidRPr="006A51D2">
        <w:rPr>
          <w:rFonts w:ascii="Times New Roman" w:hAnsi="Times New Roman"/>
          <w:color w:val="000000" w:themeColor="text1"/>
          <w:sz w:val="24"/>
          <w:szCs w:val="24"/>
        </w:rPr>
        <w:t>.</w:t>
      </w:r>
    </w:p>
    <w:p w14:paraId="4E1373F5" w14:textId="7A95F918" w:rsidR="00E33E71" w:rsidRPr="006A51D2" w:rsidRDefault="00E755EE"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Sutcliffe, C. &amp; Hargreaves, F.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1928</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00E33E71" w:rsidRPr="006A51D2">
        <w:rPr>
          <w:rFonts w:ascii="Times New Roman" w:hAnsi="Times New Roman"/>
          <w:color w:val="000000" w:themeColor="text1"/>
          <w:sz w:val="24"/>
          <w:szCs w:val="24"/>
        </w:rPr>
        <w:t xml:space="preserve"> </w:t>
      </w:r>
      <w:r w:rsidR="00E33E71" w:rsidRPr="006A51D2">
        <w:rPr>
          <w:rFonts w:ascii="Times New Roman" w:hAnsi="Times New Roman"/>
          <w:i/>
          <w:color w:val="000000" w:themeColor="text1"/>
          <w:sz w:val="24"/>
          <w:szCs w:val="24"/>
        </w:rPr>
        <w:t>History of the Lancashire Football Association, 1878-1928</w:t>
      </w:r>
      <w:r w:rsidR="00F36477">
        <w:rPr>
          <w:rFonts w:ascii="Times New Roman" w:hAnsi="Times New Roman"/>
          <w:i/>
          <w:color w:val="000000" w:themeColor="text1"/>
          <w:sz w:val="24"/>
          <w:szCs w:val="24"/>
        </w:rPr>
        <w:t>.</w:t>
      </w:r>
      <w:r w:rsidRPr="006A51D2">
        <w:rPr>
          <w:rFonts w:ascii="Times New Roman" w:hAnsi="Times New Roman"/>
          <w:i/>
          <w:color w:val="000000" w:themeColor="text1"/>
          <w:sz w:val="24"/>
          <w:szCs w:val="24"/>
        </w:rPr>
        <w:t xml:space="preserve"> </w:t>
      </w:r>
      <w:r w:rsidR="00E33E71" w:rsidRPr="006A51D2">
        <w:rPr>
          <w:rFonts w:ascii="Times New Roman" w:hAnsi="Times New Roman"/>
          <w:color w:val="000000" w:themeColor="text1"/>
          <w:sz w:val="24"/>
          <w:szCs w:val="24"/>
        </w:rPr>
        <w:t>Blackburn: Toulmin.</w:t>
      </w:r>
    </w:p>
    <w:p w14:paraId="5B54633B" w14:textId="2296E6CC" w:rsidR="004C6A10" w:rsidRPr="006A51D2" w:rsidRDefault="004C6A10"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Szymanski, S.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2001</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Income Inequality, Competitive Balance and the attractiveness of team sports: Some Evidence and a Natural Experiment from English Soccer</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Economic Journal</w:t>
      </w:r>
      <w:r w:rsidR="001E3F54" w:rsidRPr="006A51D2">
        <w:rPr>
          <w:rFonts w:ascii="Times New Roman" w:hAnsi="Times New Roman"/>
          <w:color w:val="000000" w:themeColor="text1"/>
          <w:sz w:val="24"/>
          <w:szCs w:val="24"/>
        </w:rPr>
        <w:t xml:space="preserve">, </w:t>
      </w:r>
      <w:r w:rsidR="001E3F54" w:rsidRPr="00801927">
        <w:rPr>
          <w:rFonts w:ascii="Times New Roman" w:hAnsi="Times New Roman"/>
          <w:i/>
          <w:color w:val="000000" w:themeColor="text1"/>
          <w:sz w:val="24"/>
          <w:szCs w:val="24"/>
        </w:rPr>
        <w:t>111</w:t>
      </w:r>
      <w:r w:rsidR="001E3F54" w:rsidRPr="006A51D2">
        <w:rPr>
          <w:rFonts w:ascii="Times New Roman" w:hAnsi="Times New Roman"/>
          <w:color w:val="000000" w:themeColor="text1"/>
          <w:sz w:val="24"/>
          <w:szCs w:val="24"/>
        </w:rPr>
        <w:t>,</w:t>
      </w:r>
      <w:r w:rsidR="0013088E" w:rsidRPr="006A51D2">
        <w:rPr>
          <w:rFonts w:ascii="Times New Roman" w:hAnsi="Times New Roman"/>
          <w:color w:val="000000" w:themeColor="text1"/>
          <w:sz w:val="24"/>
          <w:szCs w:val="24"/>
        </w:rPr>
        <w:t xml:space="preserve"> 69-84.</w:t>
      </w:r>
    </w:p>
    <w:p w14:paraId="4F6FB77C" w14:textId="54B9B104"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Szymanski, S.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2006</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Uncertainty of Outcome, Competitive Balance and the Theory of Team Sports</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00F36477">
        <w:rPr>
          <w:rFonts w:ascii="Times New Roman" w:hAnsi="Times New Roman"/>
          <w:color w:val="000000" w:themeColor="text1"/>
          <w:sz w:val="24"/>
          <w:szCs w:val="24"/>
        </w:rPr>
        <w:t>I</w:t>
      </w:r>
      <w:r w:rsidRPr="006A51D2">
        <w:rPr>
          <w:rFonts w:ascii="Times New Roman" w:hAnsi="Times New Roman"/>
          <w:color w:val="000000" w:themeColor="text1"/>
          <w:sz w:val="24"/>
          <w:szCs w:val="24"/>
        </w:rPr>
        <w:t xml:space="preserve">n W. Anderff and S. Szymanski </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E</w:t>
      </w:r>
      <w:r w:rsidR="00F36477" w:rsidRPr="006A51D2">
        <w:rPr>
          <w:rFonts w:ascii="Times New Roman" w:hAnsi="Times New Roman"/>
          <w:color w:val="000000" w:themeColor="text1"/>
          <w:sz w:val="24"/>
          <w:szCs w:val="24"/>
        </w:rPr>
        <w:t>ds</w:t>
      </w:r>
      <w:r w:rsidR="00F36477">
        <w:rPr>
          <w:rFonts w:ascii="Times New Roman" w:hAnsi="Times New Roman"/>
          <w:color w:val="000000" w:themeColor="text1"/>
          <w:sz w:val="24"/>
          <w:szCs w:val="24"/>
        </w:rPr>
        <w:t>.</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Handbook on the Economics of Sport</w:t>
      </w:r>
      <w:r w:rsidR="004935D1">
        <w:rPr>
          <w:rFonts w:ascii="Times New Roman" w:hAnsi="Times New Roman"/>
          <w:i/>
          <w:color w:val="000000" w:themeColor="text1"/>
          <w:sz w:val="24"/>
          <w:szCs w:val="24"/>
        </w:rPr>
        <w:t xml:space="preserve"> </w:t>
      </w:r>
      <w:r w:rsidR="004935D1">
        <w:rPr>
          <w:rFonts w:ascii="Times New Roman" w:hAnsi="Times New Roman"/>
          <w:color w:val="000000" w:themeColor="text1"/>
          <w:sz w:val="24"/>
          <w:szCs w:val="24"/>
        </w:rPr>
        <w:t>(</w:t>
      </w:r>
      <w:r w:rsidR="004935D1" w:rsidRPr="004935D1">
        <w:rPr>
          <w:rFonts w:ascii="Times New Roman" w:hAnsi="Times New Roman"/>
          <w:color w:val="000000"/>
          <w:sz w:val="24"/>
          <w:szCs w:val="24"/>
        </w:rPr>
        <w:t>597-600</w:t>
      </w:r>
      <w:r w:rsidR="004935D1">
        <w:rPr>
          <w:rFonts w:ascii="Times New Roman" w:hAnsi="Times New Roman"/>
          <w:color w:val="000000"/>
          <w:sz w:val="24"/>
          <w:szCs w:val="24"/>
        </w:rPr>
        <w:t>)</w:t>
      </w:r>
      <w:r w:rsidR="00F36477">
        <w:rPr>
          <w:rFonts w:ascii="Times New Roman" w:hAnsi="Times New Roman"/>
          <w:i/>
          <w:color w:val="000000" w:themeColor="text1"/>
          <w:sz w:val="24"/>
          <w:szCs w:val="24"/>
        </w:rPr>
        <w:t>.</w:t>
      </w:r>
      <w:r w:rsidR="001E3F54" w:rsidRPr="006A51D2">
        <w:rPr>
          <w:rFonts w:ascii="Times New Roman" w:hAnsi="Times New Roman"/>
          <w:color w:val="000000" w:themeColor="text1"/>
          <w:sz w:val="24"/>
          <w:szCs w:val="24"/>
        </w:rPr>
        <w:t xml:space="preserve"> Cheltenham: E. Elgar</w:t>
      </w:r>
      <w:r w:rsidR="0013088E" w:rsidRPr="006A51D2">
        <w:rPr>
          <w:rFonts w:ascii="Times New Roman" w:hAnsi="Times New Roman"/>
          <w:color w:val="000000" w:themeColor="text1"/>
          <w:sz w:val="24"/>
          <w:szCs w:val="24"/>
        </w:rPr>
        <w:t>.</w:t>
      </w:r>
    </w:p>
    <w:p w14:paraId="0BDEDCDA" w14:textId="240D8FB9" w:rsidR="005761B4" w:rsidRPr="006A51D2" w:rsidRDefault="005761B4"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Taylor, Lord Justice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1990</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 xml:space="preserve">The Hillsborough Stadium Disaster 15 April 1989: Inquiry by the Rt Hon Lord Justice Taylor </w:t>
      </w:r>
      <w:r w:rsidR="00526D45">
        <w:rPr>
          <w:rFonts w:ascii="Times New Roman" w:hAnsi="Times New Roman"/>
          <w:i/>
          <w:color w:val="000000" w:themeColor="text1"/>
          <w:sz w:val="24"/>
          <w:szCs w:val="24"/>
        </w:rPr>
        <w:t>(</w:t>
      </w:r>
      <w:r w:rsidRPr="006A51D2">
        <w:rPr>
          <w:rFonts w:ascii="Times New Roman" w:hAnsi="Times New Roman"/>
          <w:i/>
          <w:color w:val="000000" w:themeColor="text1"/>
          <w:sz w:val="24"/>
          <w:szCs w:val="24"/>
        </w:rPr>
        <w:t>Final Report</w:t>
      </w:r>
      <w:r w:rsidR="00F36477">
        <w:rPr>
          <w:rFonts w:ascii="Times New Roman" w:hAnsi="Times New Roman"/>
          <w:i/>
          <w:color w:val="000000" w:themeColor="text1"/>
          <w:sz w:val="24"/>
          <w:szCs w:val="24"/>
        </w:rPr>
        <w:t>.</w:t>
      </w:r>
      <w:r w:rsidR="00526D45">
        <w:rPr>
          <w:rFonts w:ascii="Times New Roman" w:hAnsi="Times New Roman"/>
          <w:i/>
          <w:color w:val="000000" w:themeColor="text1"/>
          <w:sz w:val="24"/>
          <w:szCs w:val="24"/>
        </w:rPr>
        <w:t>)</w:t>
      </w:r>
      <w:r w:rsidRPr="006A51D2">
        <w:rPr>
          <w:rFonts w:ascii="Times New Roman" w:hAnsi="Times New Roman"/>
          <w:i/>
          <w:color w:val="000000" w:themeColor="text1"/>
          <w:sz w:val="24"/>
          <w:szCs w:val="24"/>
        </w:rPr>
        <w:t xml:space="preserve"> </w:t>
      </w:r>
      <w:r w:rsidRPr="006A51D2">
        <w:rPr>
          <w:rFonts w:ascii="Times New Roman" w:hAnsi="Times New Roman"/>
          <w:color w:val="000000" w:themeColor="text1"/>
          <w:sz w:val="24"/>
          <w:szCs w:val="24"/>
        </w:rPr>
        <w:t xml:space="preserve">London; HMSO </w:t>
      </w:r>
      <w:r w:rsidR="008B0252" w:rsidRPr="006A51D2">
        <w:rPr>
          <w:rFonts w:ascii="Times New Roman" w:hAnsi="Times New Roman"/>
          <w:color w:val="000000" w:themeColor="text1"/>
          <w:sz w:val="24"/>
          <w:szCs w:val="24"/>
        </w:rPr>
        <w:t>(</w:t>
      </w:r>
      <w:r w:rsidRPr="006A51D2">
        <w:rPr>
          <w:rFonts w:ascii="Times New Roman" w:hAnsi="Times New Roman"/>
          <w:color w:val="000000" w:themeColor="text1"/>
          <w:sz w:val="24"/>
          <w:szCs w:val="24"/>
        </w:rPr>
        <w:t>Cm 962</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w:t>
      </w:r>
    </w:p>
    <w:p w14:paraId="7FCB51A3" w14:textId="7BFC83E6" w:rsidR="00E33E71" w:rsidRPr="006A51D2" w:rsidRDefault="00E755EE"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Taylor, M. </w:t>
      </w:r>
      <w:r w:rsidR="00526D45">
        <w:rPr>
          <w:rFonts w:ascii="Times New Roman" w:hAnsi="Times New Roman"/>
          <w:color w:val="000000" w:themeColor="text1"/>
          <w:sz w:val="24"/>
          <w:szCs w:val="24"/>
        </w:rPr>
        <w:t>(</w:t>
      </w:r>
      <w:r w:rsidR="002619AD" w:rsidRPr="006A51D2">
        <w:rPr>
          <w:rFonts w:ascii="Times New Roman" w:hAnsi="Times New Roman"/>
          <w:color w:val="000000" w:themeColor="text1"/>
          <w:sz w:val="24"/>
          <w:szCs w:val="24"/>
        </w:rPr>
        <w:t>2005</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00E33E71" w:rsidRPr="006A51D2">
        <w:rPr>
          <w:rFonts w:ascii="Times New Roman" w:hAnsi="Times New Roman"/>
          <w:color w:val="000000" w:themeColor="text1"/>
          <w:sz w:val="24"/>
          <w:szCs w:val="24"/>
        </w:rPr>
        <w:t xml:space="preserve"> </w:t>
      </w:r>
      <w:r w:rsidR="002619AD" w:rsidRPr="006A51D2">
        <w:rPr>
          <w:rFonts w:ascii="Times New Roman" w:hAnsi="Times New Roman"/>
          <w:color w:val="000000" w:themeColor="text1"/>
          <w:sz w:val="24"/>
          <w:szCs w:val="24"/>
        </w:rPr>
        <w:t xml:space="preserve">The </w:t>
      </w:r>
      <w:r w:rsidR="00E33E71" w:rsidRPr="006A51D2">
        <w:rPr>
          <w:rFonts w:ascii="Times New Roman" w:hAnsi="Times New Roman"/>
          <w:i/>
          <w:color w:val="000000" w:themeColor="text1"/>
          <w:sz w:val="24"/>
          <w:szCs w:val="24"/>
        </w:rPr>
        <w:t>Leaguers: The Making of Professional Football in England, 1900-1939</w:t>
      </w:r>
      <w:r w:rsidR="00F36477">
        <w:rPr>
          <w:rFonts w:ascii="Times New Roman" w:hAnsi="Times New Roman"/>
          <w:i/>
          <w:color w:val="000000" w:themeColor="text1"/>
          <w:sz w:val="24"/>
          <w:szCs w:val="24"/>
        </w:rPr>
        <w:t>.</w:t>
      </w:r>
      <w:r w:rsidR="00E33E71" w:rsidRPr="006A51D2">
        <w:rPr>
          <w:rFonts w:ascii="Times New Roman" w:hAnsi="Times New Roman"/>
          <w:i/>
          <w:color w:val="000000" w:themeColor="text1"/>
          <w:sz w:val="24"/>
          <w:szCs w:val="24"/>
        </w:rPr>
        <w:t xml:space="preserve"> </w:t>
      </w:r>
      <w:r w:rsidR="002619AD" w:rsidRPr="006A51D2">
        <w:rPr>
          <w:rFonts w:ascii="Times New Roman" w:hAnsi="Times New Roman"/>
          <w:color w:val="000000" w:themeColor="text1"/>
          <w:sz w:val="24"/>
          <w:szCs w:val="24"/>
        </w:rPr>
        <w:t>Liverpool: Liverpool</w:t>
      </w:r>
      <w:r w:rsidR="00E33E71" w:rsidRPr="006A51D2">
        <w:rPr>
          <w:rFonts w:ascii="Times New Roman" w:hAnsi="Times New Roman"/>
          <w:color w:val="000000" w:themeColor="text1"/>
          <w:sz w:val="24"/>
          <w:szCs w:val="24"/>
        </w:rPr>
        <w:t xml:space="preserve"> University Press.</w:t>
      </w:r>
    </w:p>
    <w:p w14:paraId="3607CE21" w14:textId="0690E251" w:rsidR="00E33E71" w:rsidRPr="006A51D2" w:rsidRDefault="00E755EE"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Taylor, M. </w:t>
      </w:r>
      <w:r w:rsidR="00526D45">
        <w:rPr>
          <w:rFonts w:ascii="Times New Roman" w:hAnsi="Times New Roman"/>
          <w:color w:val="000000" w:themeColor="text1"/>
          <w:sz w:val="24"/>
          <w:szCs w:val="24"/>
        </w:rPr>
        <w:t>(</w:t>
      </w:r>
      <w:r w:rsidR="00BE41AC" w:rsidRPr="006A51D2">
        <w:rPr>
          <w:rFonts w:ascii="Times New Roman" w:hAnsi="Times New Roman"/>
          <w:color w:val="000000" w:themeColor="text1"/>
          <w:sz w:val="24"/>
          <w:szCs w:val="24"/>
        </w:rPr>
        <w:t>2008</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00E33E71" w:rsidRPr="006A51D2">
        <w:rPr>
          <w:rFonts w:ascii="Times New Roman" w:hAnsi="Times New Roman"/>
          <w:color w:val="000000" w:themeColor="text1"/>
          <w:sz w:val="24"/>
          <w:szCs w:val="24"/>
        </w:rPr>
        <w:t xml:space="preserve"> </w:t>
      </w:r>
      <w:r w:rsidR="00E33E71" w:rsidRPr="006A51D2">
        <w:rPr>
          <w:rFonts w:ascii="Times New Roman" w:hAnsi="Times New Roman"/>
          <w:i/>
          <w:color w:val="000000" w:themeColor="text1"/>
          <w:sz w:val="24"/>
          <w:szCs w:val="24"/>
        </w:rPr>
        <w:t>The Association Game: A History of British Football</w:t>
      </w:r>
      <w:r w:rsidR="00F36477">
        <w:rPr>
          <w:rFonts w:ascii="Times New Roman" w:hAnsi="Times New Roman"/>
          <w:i/>
          <w:color w:val="000000" w:themeColor="text1"/>
          <w:sz w:val="24"/>
          <w:szCs w:val="24"/>
        </w:rPr>
        <w:t>.</w:t>
      </w:r>
      <w:r w:rsidR="00E33E71" w:rsidRPr="006A51D2">
        <w:rPr>
          <w:rFonts w:ascii="Times New Roman" w:hAnsi="Times New Roman"/>
          <w:i/>
          <w:color w:val="000000" w:themeColor="text1"/>
          <w:sz w:val="24"/>
          <w:szCs w:val="24"/>
        </w:rPr>
        <w:t xml:space="preserve"> </w:t>
      </w:r>
      <w:r w:rsidR="00E33E71" w:rsidRPr="006A51D2">
        <w:rPr>
          <w:rFonts w:ascii="Times New Roman" w:hAnsi="Times New Roman"/>
          <w:color w:val="000000" w:themeColor="text1"/>
          <w:sz w:val="24"/>
          <w:szCs w:val="24"/>
        </w:rPr>
        <w:t>London: Routledge.</w:t>
      </w:r>
    </w:p>
    <w:p w14:paraId="647BA1D3" w14:textId="3404ECF9" w:rsidR="00375B5F" w:rsidRPr="006A51D2" w:rsidRDefault="00375B5F"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Tischler, S.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1981</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Footballers and Businessmen: The Origins of Professional Soccer in England</w:t>
      </w:r>
      <w:r w:rsidR="00F36477">
        <w:rPr>
          <w:rFonts w:ascii="Times New Roman" w:hAnsi="Times New Roman"/>
          <w:i/>
          <w:color w:val="000000" w:themeColor="text1"/>
          <w:sz w:val="24"/>
          <w:szCs w:val="24"/>
        </w:rPr>
        <w:t>.</w:t>
      </w:r>
      <w:r w:rsidR="00972293" w:rsidRPr="006A51D2">
        <w:rPr>
          <w:rFonts w:ascii="Times New Roman" w:hAnsi="Times New Roman"/>
          <w:i/>
          <w:color w:val="000000" w:themeColor="text1"/>
          <w:sz w:val="24"/>
          <w:szCs w:val="24"/>
        </w:rPr>
        <w:t xml:space="preserve"> </w:t>
      </w:r>
      <w:r w:rsidRPr="006A51D2">
        <w:rPr>
          <w:rFonts w:ascii="Times New Roman" w:hAnsi="Times New Roman"/>
          <w:color w:val="000000" w:themeColor="text1"/>
          <w:sz w:val="24"/>
          <w:szCs w:val="24"/>
        </w:rPr>
        <w:t>New York: Holmes &amp; Me</w:t>
      </w:r>
      <w:r w:rsidR="00972293" w:rsidRPr="006A51D2">
        <w:rPr>
          <w:rFonts w:ascii="Times New Roman" w:hAnsi="Times New Roman"/>
          <w:color w:val="000000" w:themeColor="text1"/>
          <w:sz w:val="24"/>
          <w:szCs w:val="24"/>
        </w:rPr>
        <w:t>ier.</w:t>
      </w:r>
    </w:p>
    <w:p w14:paraId="75FC13AF" w14:textId="0F526C24" w:rsidR="00D91EDF" w:rsidRPr="006A51D2" w:rsidRDefault="00D91EDF"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Tubner, </w:t>
      </w:r>
      <w:r w:rsidR="00122326" w:rsidRPr="006A51D2">
        <w:rPr>
          <w:rFonts w:ascii="Times New Roman" w:hAnsi="Times New Roman"/>
          <w:color w:val="000000" w:themeColor="text1"/>
          <w:sz w:val="24"/>
          <w:szCs w:val="24"/>
        </w:rPr>
        <w:t>B. (1992)</w:t>
      </w:r>
      <w:r w:rsidR="00F36477">
        <w:rPr>
          <w:rFonts w:ascii="Times New Roman" w:hAnsi="Times New Roman"/>
          <w:color w:val="000000" w:themeColor="text1"/>
          <w:sz w:val="24"/>
          <w:szCs w:val="24"/>
        </w:rPr>
        <w:t>.</w:t>
      </w:r>
      <w:r w:rsidR="00122326" w:rsidRPr="006A51D2">
        <w:rPr>
          <w:rFonts w:ascii="Times New Roman" w:hAnsi="Times New Roman"/>
          <w:color w:val="000000" w:themeColor="text1"/>
          <w:sz w:val="24"/>
          <w:szCs w:val="24"/>
        </w:rPr>
        <w:t xml:space="preserve"> </w:t>
      </w:r>
      <w:r w:rsidR="00122326" w:rsidRPr="006A51D2">
        <w:rPr>
          <w:rFonts w:ascii="Times New Roman" w:hAnsi="Times New Roman"/>
          <w:i/>
          <w:color w:val="000000" w:themeColor="text1"/>
          <w:sz w:val="24"/>
          <w:szCs w:val="24"/>
        </w:rPr>
        <w:t>Through the Turnstiles</w:t>
      </w:r>
      <w:r w:rsidR="00F36477">
        <w:rPr>
          <w:rFonts w:ascii="Times New Roman" w:hAnsi="Times New Roman"/>
          <w:i/>
          <w:color w:val="000000" w:themeColor="text1"/>
          <w:sz w:val="24"/>
          <w:szCs w:val="24"/>
        </w:rPr>
        <w:t>.</w:t>
      </w:r>
      <w:r w:rsidR="00122326" w:rsidRPr="006A51D2">
        <w:rPr>
          <w:rFonts w:ascii="Times New Roman" w:hAnsi="Times New Roman"/>
          <w:color w:val="000000" w:themeColor="text1"/>
          <w:sz w:val="24"/>
          <w:szCs w:val="24"/>
        </w:rPr>
        <w:t xml:space="preserve"> Harefield, Middlesex: Yore Publications.</w:t>
      </w:r>
    </w:p>
    <w:p w14:paraId="628C2053" w14:textId="5A85EB84" w:rsidR="00E33E71" w:rsidRPr="006A51D2" w:rsidRDefault="00E755EE"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Vamplew, W.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1988</w:t>
      </w:r>
      <w:r w:rsidR="00526D45">
        <w:rPr>
          <w:rFonts w:ascii="Times New Roman" w:hAnsi="Times New Roman"/>
          <w:color w:val="000000" w:themeColor="text1"/>
          <w:sz w:val="24"/>
          <w:szCs w:val="24"/>
        </w:rPr>
        <w:t>)</w:t>
      </w:r>
      <w:r w:rsidR="00F36477">
        <w:rPr>
          <w:rFonts w:ascii="Times New Roman" w:hAnsi="Times New Roman"/>
          <w:color w:val="000000" w:themeColor="text1"/>
          <w:sz w:val="24"/>
          <w:szCs w:val="24"/>
        </w:rPr>
        <w:t>.</w:t>
      </w:r>
      <w:r w:rsidR="00E33E71" w:rsidRPr="006A51D2">
        <w:rPr>
          <w:rFonts w:ascii="Times New Roman" w:hAnsi="Times New Roman"/>
          <w:color w:val="000000" w:themeColor="text1"/>
          <w:sz w:val="24"/>
          <w:szCs w:val="24"/>
        </w:rPr>
        <w:t xml:space="preserve"> </w:t>
      </w:r>
      <w:r w:rsidR="00E33E71" w:rsidRPr="006A51D2">
        <w:rPr>
          <w:rFonts w:ascii="Times New Roman" w:hAnsi="Times New Roman"/>
          <w:i/>
          <w:color w:val="000000" w:themeColor="text1"/>
          <w:sz w:val="24"/>
          <w:szCs w:val="24"/>
        </w:rPr>
        <w:t>Pay Up and Play the Game: Professional Sport in Britain, 1875-1914</w:t>
      </w:r>
      <w:r w:rsidR="00D05DBC">
        <w:rPr>
          <w:rFonts w:ascii="Times New Roman" w:hAnsi="Times New Roman"/>
          <w:color w:val="000000" w:themeColor="text1"/>
          <w:sz w:val="24"/>
          <w:szCs w:val="24"/>
        </w:rPr>
        <w:t xml:space="preserve">. </w:t>
      </w:r>
      <w:r w:rsidR="00E33E71" w:rsidRPr="006A51D2">
        <w:rPr>
          <w:rFonts w:ascii="Times New Roman" w:hAnsi="Times New Roman"/>
          <w:color w:val="000000" w:themeColor="text1"/>
          <w:sz w:val="24"/>
          <w:szCs w:val="24"/>
        </w:rPr>
        <w:t>Cambridge: University of Cambridge Press.</w:t>
      </w:r>
    </w:p>
    <w:p w14:paraId="34C104D1" w14:textId="11430EDD" w:rsidR="00E33E71" w:rsidRPr="006A51D2" w:rsidRDefault="00E33E71"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Walker, M.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2011</w:t>
      </w:r>
      <w:r w:rsidR="00526D45">
        <w:rPr>
          <w:rFonts w:ascii="Times New Roman" w:hAnsi="Times New Roman"/>
          <w:color w:val="000000" w:themeColor="text1"/>
          <w:sz w:val="24"/>
          <w:szCs w:val="24"/>
        </w:rPr>
        <w:t>)</w:t>
      </w:r>
      <w:r w:rsidR="00D05DBC">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Football League is Just Champion</w:t>
      </w:r>
      <w:r w:rsidR="00D05DBC">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Daily Mail</w:t>
      </w:r>
      <w:r w:rsidRPr="006A51D2">
        <w:rPr>
          <w:rFonts w:ascii="Times New Roman" w:hAnsi="Times New Roman"/>
          <w:color w:val="000000" w:themeColor="text1"/>
          <w:sz w:val="24"/>
          <w:szCs w:val="24"/>
        </w:rPr>
        <w:t>, October 20</w:t>
      </w:r>
      <w:r w:rsidRPr="006A51D2">
        <w:rPr>
          <w:rFonts w:ascii="Times New Roman" w:hAnsi="Times New Roman"/>
          <w:color w:val="000000" w:themeColor="text1"/>
          <w:sz w:val="24"/>
          <w:szCs w:val="24"/>
          <w:vertAlign w:val="superscript"/>
        </w:rPr>
        <w:t>th</w:t>
      </w:r>
      <w:r w:rsidR="00C205E9" w:rsidRPr="006A51D2">
        <w:rPr>
          <w:rFonts w:ascii="Times New Roman" w:hAnsi="Times New Roman"/>
          <w:color w:val="000000" w:themeColor="text1"/>
          <w:sz w:val="24"/>
          <w:szCs w:val="24"/>
        </w:rPr>
        <w:t>, 20.</w:t>
      </w:r>
    </w:p>
    <w:p w14:paraId="6BE298A5" w14:textId="03E494F1" w:rsidR="004C6A10" w:rsidRPr="006A51D2" w:rsidRDefault="004C6A10" w:rsidP="00AA0B8A">
      <w:pPr>
        <w:spacing w:after="60" w:line="240" w:lineRule="auto"/>
        <w:ind w:left="720" w:hanging="720"/>
        <w:jc w:val="both"/>
        <w:rPr>
          <w:rFonts w:ascii="Times New Roman" w:hAnsi="Times New Roman"/>
          <w:color w:val="000000" w:themeColor="text1"/>
          <w:sz w:val="24"/>
          <w:szCs w:val="24"/>
        </w:rPr>
      </w:pPr>
      <w:r w:rsidRPr="006A51D2">
        <w:rPr>
          <w:rFonts w:ascii="Times New Roman" w:hAnsi="Times New Roman"/>
          <w:color w:val="000000" w:themeColor="text1"/>
          <w:sz w:val="24"/>
          <w:szCs w:val="24"/>
        </w:rPr>
        <w:t xml:space="preserve">Yule, G. U. </w:t>
      </w:r>
      <w:r w:rsidR="00526D45">
        <w:rPr>
          <w:rFonts w:ascii="Times New Roman" w:hAnsi="Times New Roman"/>
          <w:color w:val="000000" w:themeColor="text1"/>
          <w:sz w:val="24"/>
          <w:szCs w:val="24"/>
        </w:rPr>
        <w:t>(</w:t>
      </w:r>
      <w:r w:rsidRPr="006A51D2">
        <w:rPr>
          <w:rFonts w:ascii="Times New Roman" w:hAnsi="Times New Roman"/>
          <w:color w:val="000000" w:themeColor="text1"/>
          <w:sz w:val="24"/>
          <w:szCs w:val="24"/>
        </w:rPr>
        <w:t>1912</w:t>
      </w:r>
      <w:r w:rsidR="00526D45">
        <w:rPr>
          <w:rFonts w:ascii="Times New Roman" w:hAnsi="Times New Roman"/>
          <w:color w:val="000000" w:themeColor="text1"/>
          <w:sz w:val="24"/>
          <w:szCs w:val="24"/>
        </w:rPr>
        <w:t>)</w:t>
      </w:r>
      <w:r w:rsidR="00D05DBC">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On the methods of measuring association between two attributes</w:t>
      </w:r>
      <w:r w:rsidR="00D05DBC">
        <w:rPr>
          <w:rFonts w:ascii="Times New Roman" w:hAnsi="Times New Roman"/>
          <w:color w:val="000000" w:themeColor="text1"/>
          <w:sz w:val="24"/>
          <w:szCs w:val="24"/>
        </w:rPr>
        <w:t>.</w:t>
      </w:r>
      <w:r w:rsidRPr="006A51D2">
        <w:rPr>
          <w:rFonts w:ascii="Times New Roman" w:hAnsi="Times New Roman"/>
          <w:color w:val="000000" w:themeColor="text1"/>
          <w:sz w:val="24"/>
          <w:szCs w:val="24"/>
        </w:rPr>
        <w:t xml:space="preserve"> </w:t>
      </w:r>
      <w:r w:rsidRPr="006A51D2">
        <w:rPr>
          <w:rFonts w:ascii="Times New Roman" w:hAnsi="Times New Roman"/>
          <w:i/>
          <w:color w:val="000000" w:themeColor="text1"/>
          <w:sz w:val="24"/>
          <w:szCs w:val="24"/>
        </w:rPr>
        <w:t>Journal of the Royal Statistical Society</w:t>
      </w:r>
      <w:r w:rsidR="001E3F54" w:rsidRPr="006A51D2">
        <w:rPr>
          <w:rFonts w:ascii="Times New Roman" w:hAnsi="Times New Roman"/>
          <w:color w:val="000000" w:themeColor="text1"/>
          <w:sz w:val="24"/>
          <w:szCs w:val="24"/>
        </w:rPr>
        <w:t xml:space="preserve">, </w:t>
      </w:r>
      <w:r w:rsidR="001E3F54" w:rsidRPr="00801927">
        <w:rPr>
          <w:rFonts w:ascii="Times New Roman" w:hAnsi="Times New Roman"/>
          <w:i/>
          <w:color w:val="000000" w:themeColor="text1"/>
          <w:sz w:val="24"/>
          <w:szCs w:val="24"/>
        </w:rPr>
        <w:t>75</w:t>
      </w:r>
      <w:r w:rsidR="001E3F54" w:rsidRPr="006A51D2">
        <w:rPr>
          <w:rFonts w:ascii="Times New Roman" w:hAnsi="Times New Roman"/>
          <w:color w:val="000000" w:themeColor="text1"/>
          <w:sz w:val="24"/>
          <w:szCs w:val="24"/>
        </w:rPr>
        <w:t>, 579-652.</w:t>
      </w:r>
    </w:p>
    <w:p w14:paraId="6F06E029" w14:textId="77777777" w:rsidR="00612222" w:rsidRPr="006A51D2" w:rsidRDefault="00612222" w:rsidP="00DD63BF">
      <w:pPr>
        <w:spacing w:after="0" w:line="240" w:lineRule="auto"/>
        <w:jc w:val="both"/>
        <w:rPr>
          <w:rFonts w:ascii="Times New Roman" w:hAnsi="Times New Roman"/>
          <w:color w:val="000000" w:themeColor="text1"/>
          <w:sz w:val="26"/>
          <w:szCs w:val="26"/>
        </w:rPr>
      </w:pPr>
    </w:p>
    <w:p w14:paraId="75D26639" w14:textId="77777777" w:rsidR="00645F65" w:rsidRPr="006A51D2" w:rsidRDefault="00645F65" w:rsidP="00DD63BF">
      <w:pPr>
        <w:spacing w:after="0" w:line="240" w:lineRule="auto"/>
        <w:jc w:val="both"/>
        <w:rPr>
          <w:rFonts w:ascii="Times New Roman" w:hAnsi="Times New Roman"/>
          <w:color w:val="000000" w:themeColor="text1"/>
          <w:sz w:val="26"/>
          <w:szCs w:val="26"/>
        </w:rPr>
      </w:pPr>
    </w:p>
    <w:p w14:paraId="23A8971D" w14:textId="77777777" w:rsidR="00645F65" w:rsidRPr="006A51D2" w:rsidRDefault="00645F65" w:rsidP="00DD63BF">
      <w:pPr>
        <w:spacing w:after="0" w:line="240" w:lineRule="auto"/>
        <w:jc w:val="both"/>
        <w:rPr>
          <w:rFonts w:ascii="Times New Roman" w:hAnsi="Times New Roman"/>
          <w:color w:val="000000" w:themeColor="text1"/>
          <w:sz w:val="26"/>
          <w:szCs w:val="26"/>
        </w:rPr>
      </w:pPr>
    </w:p>
    <w:p w14:paraId="15B9F77F" w14:textId="77777777" w:rsidR="00645F65" w:rsidRPr="006A51D2" w:rsidRDefault="00645F65" w:rsidP="00DD63BF">
      <w:pPr>
        <w:spacing w:after="0" w:line="240" w:lineRule="auto"/>
        <w:jc w:val="both"/>
        <w:rPr>
          <w:rFonts w:ascii="Times New Roman" w:hAnsi="Times New Roman"/>
          <w:color w:val="000000" w:themeColor="text1"/>
          <w:sz w:val="26"/>
          <w:szCs w:val="26"/>
        </w:rPr>
      </w:pPr>
    </w:p>
    <w:p w14:paraId="1A589350" w14:textId="77777777" w:rsidR="00D73525" w:rsidRPr="006A51D2" w:rsidRDefault="00D73525" w:rsidP="00DD63BF">
      <w:pPr>
        <w:spacing w:after="0" w:line="240" w:lineRule="auto"/>
        <w:jc w:val="both"/>
        <w:rPr>
          <w:rFonts w:ascii="Times New Roman" w:hAnsi="Times New Roman"/>
          <w:color w:val="000000" w:themeColor="text1"/>
          <w:sz w:val="26"/>
          <w:szCs w:val="26"/>
        </w:rPr>
      </w:pPr>
    </w:p>
    <w:p w14:paraId="5318252D" w14:textId="77777777" w:rsidR="00266D95" w:rsidRPr="006A51D2" w:rsidRDefault="00266D95" w:rsidP="00DD63BF">
      <w:pPr>
        <w:spacing w:after="0" w:line="240" w:lineRule="auto"/>
        <w:ind w:left="360"/>
        <w:jc w:val="both"/>
        <w:rPr>
          <w:rFonts w:ascii="Times New Roman" w:hAnsi="Times New Roman"/>
          <w:b/>
          <w:color w:val="000000" w:themeColor="text1"/>
          <w:sz w:val="26"/>
          <w:szCs w:val="26"/>
          <w:vertAlign w:val="subscript"/>
        </w:rPr>
      </w:pPr>
    </w:p>
    <w:p w14:paraId="60570344" w14:textId="77777777" w:rsidR="00266D95" w:rsidRPr="006A51D2" w:rsidRDefault="00266D95" w:rsidP="00DD63BF">
      <w:pPr>
        <w:spacing w:after="0" w:line="240" w:lineRule="auto"/>
        <w:ind w:left="360"/>
        <w:jc w:val="both"/>
        <w:rPr>
          <w:rFonts w:ascii="Times New Roman" w:hAnsi="Times New Roman"/>
          <w:b/>
          <w:color w:val="000000" w:themeColor="text1"/>
          <w:sz w:val="26"/>
          <w:szCs w:val="26"/>
          <w:vertAlign w:val="subscript"/>
        </w:rPr>
      </w:pPr>
    </w:p>
    <w:p w14:paraId="05253254" w14:textId="77777777" w:rsidR="00266D95" w:rsidRPr="006A51D2" w:rsidRDefault="00266D95" w:rsidP="00DD63BF">
      <w:pPr>
        <w:spacing w:after="0" w:line="240" w:lineRule="auto"/>
        <w:ind w:left="360"/>
        <w:jc w:val="both"/>
        <w:rPr>
          <w:rFonts w:ascii="Times New Roman" w:hAnsi="Times New Roman"/>
          <w:b/>
          <w:color w:val="000000" w:themeColor="text1"/>
          <w:sz w:val="26"/>
          <w:szCs w:val="26"/>
          <w:vertAlign w:val="subscript"/>
        </w:rPr>
      </w:pPr>
    </w:p>
    <w:p w14:paraId="7F088632" w14:textId="77777777" w:rsidR="00266D95" w:rsidRPr="006A51D2" w:rsidRDefault="00266D95" w:rsidP="00DD63BF">
      <w:pPr>
        <w:spacing w:after="0" w:line="240" w:lineRule="auto"/>
        <w:jc w:val="both"/>
        <w:rPr>
          <w:rFonts w:ascii="Times New Roman" w:hAnsi="Times New Roman"/>
          <w:b/>
          <w:color w:val="000000" w:themeColor="text1"/>
          <w:sz w:val="26"/>
          <w:szCs w:val="26"/>
          <w:vertAlign w:val="subscript"/>
        </w:rPr>
      </w:pPr>
    </w:p>
    <w:p w14:paraId="05112986" w14:textId="77777777" w:rsidR="00756A2B" w:rsidRPr="006A51D2" w:rsidRDefault="00756A2B" w:rsidP="00DD63BF">
      <w:pPr>
        <w:spacing w:after="0" w:line="240" w:lineRule="auto"/>
        <w:jc w:val="both"/>
        <w:rPr>
          <w:rFonts w:ascii="Times New Roman" w:hAnsi="Times New Roman"/>
          <w:b/>
          <w:color w:val="000000" w:themeColor="text1"/>
          <w:sz w:val="26"/>
          <w:szCs w:val="26"/>
          <w:vertAlign w:val="subscript"/>
        </w:rPr>
      </w:pPr>
    </w:p>
    <w:p w14:paraId="7E72A8CE" w14:textId="77777777" w:rsidR="00756A2B" w:rsidRPr="006A51D2" w:rsidRDefault="00756A2B" w:rsidP="00DD63BF">
      <w:pPr>
        <w:spacing w:after="0" w:line="240" w:lineRule="auto"/>
        <w:jc w:val="both"/>
        <w:rPr>
          <w:rFonts w:ascii="Times New Roman" w:hAnsi="Times New Roman"/>
          <w:b/>
          <w:color w:val="000000" w:themeColor="text1"/>
          <w:sz w:val="26"/>
          <w:szCs w:val="26"/>
          <w:vertAlign w:val="subscript"/>
        </w:rPr>
      </w:pPr>
    </w:p>
    <w:p w14:paraId="0FC2F0B5" w14:textId="7FC94826" w:rsidR="00341667" w:rsidRPr="00801927" w:rsidRDefault="004935D1" w:rsidP="00AA0B8A">
      <w:pPr>
        <w:pStyle w:val="Heading2"/>
        <w:tabs>
          <w:tab w:val="left" w:pos="567"/>
        </w:tabs>
        <w:spacing w:line="240" w:lineRule="auto"/>
        <w:rPr>
          <w:rFonts w:ascii="Times New Roman" w:eastAsia="Times New Roman" w:hAnsi="Times New Roman" w:cs="Arial"/>
          <w:i w:val="0"/>
          <w:color w:val="000000" w:themeColor="text1"/>
          <w:lang w:eastAsia="de-DE"/>
        </w:rPr>
      </w:pPr>
      <w:r>
        <w:rPr>
          <w:rFonts w:ascii="Times New Roman" w:eastAsia="Times New Roman" w:hAnsi="Times New Roman" w:cs="Arial"/>
          <w:i w:val="0"/>
          <w:color w:val="000000" w:themeColor="text1"/>
          <w:lang w:eastAsia="de-DE"/>
        </w:rPr>
        <w:br w:type="page"/>
      </w:r>
      <w:r w:rsidR="00AB2CE9" w:rsidRPr="00801927">
        <w:rPr>
          <w:rFonts w:ascii="Times New Roman" w:eastAsia="Times New Roman" w:hAnsi="Times New Roman" w:cs="Arial"/>
          <w:i w:val="0"/>
          <w:color w:val="000000" w:themeColor="text1"/>
          <w:lang w:eastAsia="de-DE"/>
        </w:rPr>
        <w:lastRenderedPageBreak/>
        <w:t>Appendix A: Deloitte Reports Consulted</w:t>
      </w:r>
    </w:p>
    <w:p w14:paraId="44990B9F" w14:textId="77777777" w:rsidR="00F9675B" w:rsidRPr="006A51D2" w:rsidRDefault="00F9675B" w:rsidP="00AA0B8A">
      <w:pPr>
        <w:spacing w:after="0" w:line="240" w:lineRule="auto"/>
        <w:jc w:val="both"/>
        <w:rPr>
          <w:rFonts w:ascii="Times New Roman" w:hAnsi="Times New Roman"/>
          <w:color w:val="000000" w:themeColor="text1"/>
          <w:sz w:val="26"/>
          <w:szCs w:val="26"/>
        </w:rPr>
      </w:pPr>
    </w:p>
    <w:p w14:paraId="3E5FB19F" w14:textId="74D43300" w:rsidR="00FA11E0" w:rsidRPr="006A51D2" w:rsidRDefault="00FA11E0" w:rsidP="00AA0B8A">
      <w:pPr>
        <w:spacing w:after="0" w:line="240" w:lineRule="auto"/>
        <w:jc w:val="both"/>
        <w:rPr>
          <w:rFonts w:ascii="Times New Roman" w:hAnsi="Times New Roman"/>
          <w:i/>
          <w:color w:val="000000" w:themeColor="text1"/>
          <w:sz w:val="26"/>
          <w:szCs w:val="26"/>
        </w:rPr>
      </w:pPr>
      <w:r w:rsidRPr="006A51D2">
        <w:rPr>
          <w:rFonts w:ascii="Times New Roman" w:hAnsi="Times New Roman"/>
          <w:color w:val="000000" w:themeColor="text1"/>
          <w:sz w:val="26"/>
          <w:szCs w:val="26"/>
        </w:rPr>
        <w:t xml:space="preserve">Touche Ross </w:t>
      </w:r>
      <w:r w:rsidR="00526D45">
        <w:rPr>
          <w:rFonts w:ascii="Times New Roman" w:hAnsi="Times New Roman"/>
          <w:color w:val="000000" w:themeColor="text1"/>
          <w:sz w:val="26"/>
          <w:szCs w:val="26"/>
        </w:rPr>
        <w:t>(</w:t>
      </w:r>
      <w:r w:rsidRPr="006A51D2">
        <w:rPr>
          <w:rFonts w:ascii="Times New Roman" w:hAnsi="Times New Roman"/>
          <w:color w:val="000000" w:themeColor="text1"/>
          <w:sz w:val="26"/>
          <w:szCs w:val="26"/>
        </w:rPr>
        <w:t>1993</w:t>
      </w:r>
      <w:r w:rsidR="00526D45">
        <w:rPr>
          <w:rFonts w:ascii="Times New Roman" w:hAnsi="Times New Roman"/>
          <w:color w:val="000000" w:themeColor="text1"/>
          <w:sz w:val="26"/>
          <w:szCs w:val="26"/>
        </w:rPr>
        <w:t>)</w:t>
      </w:r>
      <w:r w:rsidR="004935D1">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w:t>
      </w:r>
      <w:r w:rsidRPr="006A51D2">
        <w:rPr>
          <w:rFonts w:ascii="Times New Roman" w:hAnsi="Times New Roman"/>
          <w:i/>
          <w:color w:val="000000" w:themeColor="text1"/>
          <w:sz w:val="26"/>
          <w:szCs w:val="26"/>
        </w:rPr>
        <w:t>Survey of Football Club Accounts</w:t>
      </w:r>
    </w:p>
    <w:p w14:paraId="782DF8F3" w14:textId="4AC38DA9" w:rsidR="00AB2CE9" w:rsidRPr="006A51D2" w:rsidRDefault="00AB2CE9" w:rsidP="00AA0B8A">
      <w:pPr>
        <w:spacing w:after="0" w:line="240" w:lineRule="auto"/>
        <w:jc w:val="both"/>
        <w:rPr>
          <w:rFonts w:ascii="Times New Roman" w:hAnsi="Times New Roman"/>
          <w:i/>
          <w:color w:val="000000" w:themeColor="text1"/>
          <w:sz w:val="26"/>
          <w:szCs w:val="26"/>
        </w:rPr>
      </w:pPr>
      <w:r w:rsidRPr="006A51D2">
        <w:rPr>
          <w:rFonts w:ascii="Times New Roman" w:hAnsi="Times New Roman"/>
          <w:color w:val="000000" w:themeColor="text1"/>
          <w:sz w:val="26"/>
          <w:szCs w:val="26"/>
        </w:rPr>
        <w:t xml:space="preserve">Touche Ross </w:t>
      </w:r>
      <w:r w:rsidR="00526D45">
        <w:rPr>
          <w:rFonts w:ascii="Times New Roman" w:hAnsi="Times New Roman"/>
          <w:color w:val="000000" w:themeColor="text1"/>
          <w:sz w:val="26"/>
          <w:szCs w:val="26"/>
        </w:rPr>
        <w:t>(</w:t>
      </w:r>
      <w:r w:rsidRPr="006A51D2">
        <w:rPr>
          <w:rFonts w:ascii="Times New Roman" w:hAnsi="Times New Roman"/>
          <w:color w:val="000000" w:themeColor="text1"/>
          <w:sz w:val="26"/>
          <w:szCs w:val="26"/>
        </w:rPr>
        <w:t>1995</w:t>
      </w:r>
      <w:r w:rsidR="00526D45">
        <w:rPr>
          <w:rFonts w:ascii="Times New Roman" w:hAnsi="Times New Roman"/>
          <w:color w:val="000000" w:themeColor="text1"/>
          <w:sz w:val="26"/>
          <w:szCs w:val="26"/>
        </w:rPr>
        <w:t>)</w:t>
      </w:r>
      <w:r w:rsidR="004935D1">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w:t>
      </w:r>
      <w:r w:rsidRPr="006A51D2">
        <w:rPr>
          <w:rFonts w:ascii="Times New Roman" w:hAnsi="Times New Roman"/>
          <w:i/>
          <w:color w:val="000000" w:themeColor="text1"/>
          <w:sz w:val="26"/>
          <w:szCs w:val="26"/>
        </w:rPr>
        <w:t>S</w:t>
      </w:r>
      <w:r w:rsidR="000F2EE3" w:rsidRPr="006A51D2">
        <w:rPr>
          <w:rFonts w:ascii="Times New Roman" w:hAnsi="Times New Roman"/>
          <w:i/>
          <w:color w:val="000000" w:themeColor="text1"/>
          <w:sz w:val="26"/>
          <w:szCs w:val="26"/>
        </w:rPr>
        <w:t>urvey of Football Club Accounts</w:t>
      </w:r>
    </w:p>
    <w:p w14:paraId="16B47A77" w14:textId="66D7CDE4" w:rsidR="00AB2CE9" w:rsidRPr="006A51D2" w:rsidRDefault="00AB2CE9" w:rsidP="00AA0B8A">
      <w:pPr>
        <w:spacing w:after="0" w:line="240" w:lineRule="auto"/>
        <w:jc w:val="both"/>
        <w:rPr>
          <w:rFonts w:ascii="Times New Roman" w:hAnsi="Times New Roman"/>
          <w:i/>
          <w:color w:val="000000" w:themeColor="text1"/>
          <w:sz w:val="26"/>
          <w:szCs w:val="26"/>
        </w:rPr>
      </w:pPr>
      <w:r w:rsidRPr="006A51D2">
        <w:rPr>
          <w:rFonts w:ascii="Times New Roman" w:hAnsi="Times New Roman"/>
          <w:color w:val="000000" w:themeColor="text1"/>
          <w:sz w:val="26"/>
          <w:szCs w:val="26"/>
        </w:rPr>
        <w:t xml:space="preserve">Deloitte &amp; Touche </w:t>
      </w:r>
      <w:r w:rsidR="00526D45">
        <w:rPr>
          <w:rFonts w:ascii="Times New Roman" w:hAnsi="Times New Roman"/>
          <w:color w:val="000000" w:themeColor="text1"/>
          <w:sz w:val="26"/>
          <w:szCs w:val="26"/>
        </w:rPr>
        <w:t>(</w:t>
      </w:r>
      <w:r w:rsidRPr="006A51D2">
        <w:rPr>
          <w:rFonts w:ascii="Times New Roman" w:hAnsi="Times New Roman"/>
          <w:color w:val="000000" w:themeColor="text1"/>
          <w:sz w:val="26"/>
          <w:szCs w:val="26"/>
        </w:rPr>
        <w:t>1996</w:t>
      </w:r>
      <w:r w:rsidR="00526D45">
        <w:rPr>
          <w:rFonts w:ascii="Times New Roman" w:hAnsi="Times New Roman"/>
          <w:color w:val="000000" w:themeColor="text1"/>
          <w:sz w:val="26"/>
          <w:szCs w:val="26"/>
        </w:rPr>
        <w:t>)</w:t>
      </w:r>
      <w:r w:rsidR="004935D1">
        <w:rPr>
          <w:rFonts w:ascii="Times New Roman" w:hAnsi="Times New Roman"/>
          <w:color w:val="000000" w:themeColor="text1"/>
          <w:sz w:val="26"/>
          <w:szCs w:val="26"/>
        </w:rPr>
        <w:t>.</w:t>
      </w:r>
      <w:r w:rsidRPr="006A51D2">
        <w:rPr>
          <w:rFonts w:ascii="Times New Roman" w:hAnsi="Times New Roman"/>
          <w:i/>
          <w:color w:val="000000" w:themeColor="text1"/>
          <w:sz w:val="26"/>
          <w:szCs w:val="26"/>
        </w:rPr>
        <w:t xml:space="preserve"> Annual Review of Football Finance</w:t>
      </w:r>
    </w:p>
    <w:p w14:paraId="24CAE832" w14:textId="7E3C5104" w:rsidR="00FA11E0" w:rsidRPr="006A51D2" w:rsidRDefault="00FA11E0" w:rsidP="00AA0B8A">
      <w:pPr>
        <w:spacing w:after="0" w:line="240" w:lineRule="auto"/>
        <w:jc w:val="both"/>
        <w:rPr>
          <w:rFonts w:ascii="Times New Roman" w:hAnsi="Times New Roman"/>
          <w:i/>
          <w:color w:val="000000" w:themeColor="text1"/>
          <w:sz w:val="26"/>
          <w:szCs w:val="26"/>
        </w:rPr>
      </w:pPr>
      <w:r w:rsidRPr="006A51D2">
        <w:rPr>
          <w:rFonts w:ascii="Times New Roman" w:hAnsi="Times New Roman"/>
          <w:color w:val="000000" w:themeColor="text1"/>
          <w:sz w:val="26"/>
          <w:szCs w:val="26"/>
        </w:rPr>
        <w:t xml:space="preserve">Deloitte &amp; Touche </w:t>
      </w:r>
      <w:r w:rsidR="00526D45">
        <w:rPr>
          <w:rFonts w:ascii="Times New Roman" w:hAnsi="Times New Roman"/>
          <w:color w:val="000000" w:themeColor="text1"/>
          <w:sz w:val="26"/>
          <w:szCs w:val="26"/>
        </w:rPr>
        <w:t>(</w:t>
      </w:r>
      <w:r w:rsidRPr="006A51D2">
        <w:rPr>
          <w:rFonts w:ascii="Times New Roman" w:hAnsi="Times New Roman"/>
          <w:color w:val="000000" w:themeColor="text1"/>
          <w:sz w:val="26"/>
          <w:szCs w:val="26"/>
        </w:rPr>
        <w:t>1999</w:t>
      </w:r>
      <w:r w:rsidR="00526D45">
        <w:rPr>
          <w:rFonts w:ascii="Times New Roman" w:hAnsi="Times New Roman"/>
          <w:color w:val="000000" w:themeColor="text1"/>
          <w:sz w:val="26"/>
          <w:szCs w:val="26"/>
        </w:rPr>
        <w:t>)</w:t>
      </w:r>
      <w:r w:rsidR="004935D1">
        <w:rPr>
          <w:rFonts w:ascii="Times New Roman" w:hAnsi="Times New Roman"/>
          <w:color w:val="000000" w:themeColor="text1"/>
          <w:sz w:val="26"/>
          <w:szCs w:val="26"/>
        </w:rPr>
        <w:t>.</w:t>
      </w:r>
      <w:r w:rsidR="00AB2CE9" w:rsidRPr="006A51D2">
        <w:rPr>
          <w:rFonts w:ascii="Times New Roman" w:hAnsi="Times New Roman"/>
          <w:color w:val="000000" w:themeColor="text1"/>
          <w:sz w:val="26"/>
          <w:szCs w:val="26"/>
        </w:rPr>
        <w:t xml:space="preserve"> </w:t>
      </w:r>
      <w:r w:rsidR="00AB2CE9" w:rsidRPr="006A51D2">
        <w:rPr>
          <w:rFonts w:ascii="Times New Roman" w:hAnsi="Times New Roman"/>
          <w:i/>
          <w:color w:val="000000" w:themeColor="text1"/>
          <w:sz w:val="26"/>
          <w:szCs w:val="26"/>
        </w:rPr>
        <w:t xml:space="preserve">England’s Premier Clubs: A Review </w:t>
      </w:r>
    </w:p>
    <w:p w14:paraId="173A8C26" w14:textId="09A18760" w:rsidR="00AB2CE9" w:rsidRPr="006A51D2" w:rsidRDefault="00C820AB" w:rsidP="00AA0B8A">
      <w:pPr>
        <w:spacing w:after="0" w:line="240" w:lineRule="auto"/>
        <w:jc w:val="both"/>
        <w:rPr>
          <w:rFonts w:ascii="Times New Roman" w:hAnsi="Times New Roman"/>
          <w:i/>
          <w:color w:val="000000" w:themeColor="text1"/>
          <w:sz w:val="26"/>
          <w:szCs w:val="26"/>
        </w:rPr>
      </w:pPr>
      <w:r w:rsidRPr="006A51D2">
        <w:rPr>
          <w:rFonts w:ascii="Times New Roman" w:hAnsi="Times New Roman"/>
          <w:color w:val="000000" w:themeColor="text1"/>
          <w:sz w:val="26"/>
          <w:szCs w:val="26"/>
        </w:rPr>
        <w:t xml:space="preserve">Deloitte &amp; Touche </w:t>
      </w:r>
      <w:r w:rsidR="00526D45">
        <w:rPr>
          <w:rFonts w:ascii="Times New Roman" w:hAnsi="Times New Roman"/>
          <w:color w:val="000000" w:themeColor="text1"/>
          <w:sz w:val="26"/>
          <w:szCs w:val="26"/>
        </w:rPr>
        <w:t>(</w:t>
      </w:r>
      <w:r w:rsidRPr="006A51D2">
        <w:rPr>
          <w:rFonts w:ascii="Times New Roman" w:hAnsi="Times New Roman"/>
          <w:color w:val="000000" w:themeColor="text1"/>
          <w:sz w:val="26"/>
          <w:szCs w:val="26"/>
        </w:rPr>
        <w:t>2003</w:t>
      </w:r>
      <w:r w:rsidR="00526D45">
        <w:rPr>
          <w:rFonts w:ascii="Times New Roman" w:hAnsi="Times New Roman"/>
          <w:color w:val="000000" w:themeColor="text1"/>
          <w:sz w:val="26"/>
          <w:szCs w:val="26"/>
        </w:rPr>
        <w:t>)</w:t>
      </w:r>
      <w:r w:rsidR="004935D1">
        <w:rPr>
          <w:rFonts w:ascii="Times New Roman" w:hAnsi="Times New Roman"/>
          <w:color w:val="000000" w:themeColor="text1"/>
          <w:sz w:val="26"/>
          <w:szCs w:val="26"/>
        </w:rPr>
        <w:t>.</w:t>
      </w:r>
      <w:r w:rsidR="00AB2CE9" w:rsidRPr="006A51D2">
        <w:rPr>
          <w:rFonts w:ascii="Times New Roman" w:hAnsi="Times New Roman"/>
          <w:i/>
          <w:color w:val="000000" w:themeColor="text1"/>
          <w:sz w:val="26"/>
          <w:szCs w:val="26"/>
        </w:rPr>
        <w:t xml:space="preserve"> Annual Review of Football Finance</w:t>
      </w:r>
    </w:p>
    <w:p w14:paraId="3C1F5A4F" w14:textId="01601AA2" w:rsidR="00AB2CE9" w:rsidRPr="006A51D2" w:rsidRDefault="00AB2CE9" w:rsidP="00AA0B8A">
      <w:pPr>
        <w:spacing w:after="0" w:line="240" w:lineRule="auto"/>
        <w:jc w:val="both"/>
        <w:rPr>
          <w:rFonts w:ascii="Times New Roman" w:hAnsi="Times New Roman"/>
          <w:i/>
          <w:color w:val="000000" w:themeColor="text1"/>
          <w:sz w:val="26"/>
          <w:szCs w:val="26"/>
        </w:rPr>
      </w:pPr>
      <w:r w:rsidRPr="006A51D2">
        <w:rPr>
          <w:rFonts w:ascii="Times New Roman" w:hAnsi="Times New Roman"/>
          <w:color w:val="000000" w:themeColor="text1"/>
          <w:sz w:val="26"/>
          <w:szCs w:val="26"/>
        </w:rPr>
        <w:t xml:space="preserve">Deloitte &amp; Touche </w:t>
      </w:r>
      <w:r w:rsidR="00526D45">
        <w:rPr>
          <w:rFonts w:ascii="Times New Roman" w:hAnsi="Times New Roman"/>
          <w:color w:val="000000" w:themeColor="text1"/>
          <w:sz w:val="26"/>
          <w:szCs w:val="26"/>
        </w:rPr>
        <w:t>(</w:t>
      </w:r>
      <w:r w:rsidRPr="006A51D2">
        <w:rPr>
          <w:rFonts w:ascii="Times New Roman" w:hAnsi="Times New Roman"/>
          <w:color w:val="000000" w:themeColor="text1"/>
          <w:sz w:val="26"/>
          <w:szCs w:val="26"/>
        </w:rPr>
        <w:t>2005</w:t>
      </w:r>
      <w:r w:rsidR="00526D45">
        <w:rPr>
          <w:rFonts w:ascii="Times New Roman" w:hAnsi="Times New Roman"/>
          <w:color w:val="000000" w:themeColor="text1"/>
          <w:sz w:val="26"/>
          <w:szCs w:val="26"/>
        </w:rPr>
        <w:t>)</w:t>
      </w:r>
      <w:r w:rsidR="004935D1">
        <w:rPr>
          <w:rFonts w:ascii="Times New Roman" w:hAnsi="Times New Roman"/>
          <w:color w:val="000000" w:themeColor="text1"/>
          <w:sz w:val="26"/>
          <w:szCs w:val="26"/>
        </w:rPr>
        <w:t>.</w:t>
      </w:r>
      <w:r w:rsidRPr="006A51D2">
        <w:rPr>
          <w:rFonts w:ascii="Times New Roman" w:hAnsi="Times New Roman"/>
          <w:i/>
          <w:color w:val="000000" w:themeColor="text1"/>
          <w:sz w:val="26"/>
          <w:szCs w:val="26"/>
        </w:rPr>
        <w:t xml:space="preserve"> Annual Review of Football Finances: A Changing Landscape</w:t>
      </w:r>
    </w:p>
    <w:p w14:paraId="19D84DA3" w14:textId="605C3A6E" w:rsidR="00FA11E0" w:rsidRPr="006A51D2" w:rsidRDefault="00FA11E0" w:rsidP="00AA0B8A">
      <w:pPr>
        <w:spacing w:after="0" w:line="240" w:lineRule="auto"/>
        <w:jc w:val="both"/>
        <w:rPr>
          <w:rFonts w:ascii="Times New Roman" w:hAnsi="Times New Roman"/>
          <w:i/>
          <w:color w:val="000000" w:themeColor="text1"/>
          <w:sz w:val="26"/>
          <w:szCs w:val="26"/>
        </w:rPr>
      </w:pPr>
      <w:r w:rsidRPr="006A51D2">
        <w:rPr>
          <w:rFonts w:ascii="Times New Roman" w:hAnsi="Times New Roman"/>
          <w:color w:val="000000" w:themeColor="text1"/>
          <w:sz w:val="26"/>
          <w:szCs w:val="26"/>
        </w:rPr>
        <w:t xml:space="preserve">Deloitte &amp; Touche </w:t>
      </w:r>
      <w:r w:rsidR="00526D45">
        <w:rPr>
          <w:rFonts w:ascii="Times New Roman" w:hAnsi="Times New Roman"/>
          <w:color w:val="000000" w:themeColor="text1"/>
          <w:sz w:val="26"/>
          <w:szCs w:val="26"/>
        </w:rPr>
        <w:t>(</w:t>
      </w:r>
      <w:r w:rsidRPr="006A51D2">
        <w:rPr>
          <w:rFonts w:ascii="Times New Roman" w:hAnsi="Times New Roman"/>
          <w:color w:val="000000" w:themeColor="text1"/>
          <w:sz w:val="26"/>
          <w:szCs w:val="26"/>
        </w:rPr>
        <w:t>2008</w:t>
      </w:r>
      <w:r w:rsidR="00526D45">
        <w:rPr>
          <w:rFonts w:ascii="Times New Roman" w:hAnsi="Times New Roman"/>
          <w:color w:val="000000" w:themeColor="text1"/>
          <w:sz w:val="26"/>
          <w:szCs w:val="26"/>
        </w:rPr>
        <w:t>)</w:t>
      </w:r>
      <w:r w:rsidR="004935D1">
        <w:rPr>
          <w:rFonts w:ascii="Times New Roman" w:hAnsi="Times New Roman"/>
          <w:color w:val="000000" w:themeColor="text1"/>
          <w:sz w:val="26"/>
          <w:szCs w:val="26"/>
        </w:rPr>
        <w:t>.</w:t>
      </w:r>
      <w:r w:rsidRPr="006A51D2">
        <w:rPr>
          <w:rFonts w:ascii="Times New Roman" w:hAnsi="Times New Roman"/>
          <w:i/>
          <w:color w:val="000000" w:themeColor="text1"/>
          <w:sz w:val="26"/>
          <w:szCs w:val="26"/>
        </w:rPr>
        <w:t xml:space="preserve"> Annual Review of Football Finances: Sterling Silverware</w:t>
      </w:r>
    </w:p>
    <w:p w14:paraId="1A271DE4" w14:textId="5910E294" w:rsidR="00AB2CE9" w:rsidRPr="006A51D2" w:rsidRDefault="00AB2CE9" w:rsidP="00AA0B8A">
      <w:pPr>
        <w:spacing w:after="0" w:line="240" w:lineRule="auto"/>
        <w:jc w:val="both"/>
        <w:rPr>
          <w:rFonts w:ascii="Times New Roman" w:hAnsi="Times New Roman"/>
          <w:i/>
          <w:color w:val="000000" w:themeColor="text1"/>
          <w:sz w:val="26"/>
          <w:szCs w:val="26"/>
        </w:rPr>
      </w:pPr>
      <w:r w:rsidRPr="006A51D2">
        <w:rPr>
          <w:rFonts w:ascii="Times New Roman" w:hAnsi="Times New Roman"/>
          <w:color w:val="000000" w:themeColor="text1"/>
          <w:sz w:val="26"/>
          <w:szCs w:val="26"/>
        </w:rPr>
        <w:t xml:space="preserve">Deloitte &amp; Touche </w:t>
      </w:r>
      <w:r w:rsidR="00526D45">
        <w:rPr>
          <w:rFonts w:ascii="Times New Roman" w:hAnsi="Times New Roman"/>
          <w:color w:val="000000" w:themeColor="text1"/>
          <w:sz w:val="26"/>
          <w:szCs w:val="26"/>
        </w:rPr>
        <w:t>(</w:t>
      </w:r>
      <w:r w:rsidRPr="006A51D2">
        <w:rPr>
          <w:rFonts w:ascii="Times New Roman" w:hAnsi="Times New Roman"/>
          <w:color w:val="000000" w:themeColor="text1"/>
          <w:sz w:val="26"/>
          <w:szCs w:val="26"/>
        </w:rPr>
        <w:t>2010</w:t>
      </w:r>
      <w:r w:rsidR="00526D45">
        <w:rPr>
          <w:rFonts w:ascii="Times New Roman" w:hAnsi="Times New Roman"/>
          <w:color w:val="000000" w:themeColor="text1"/>
          <w:sz w:val="26"/>
          <w:szCs w:val="26"/>
        </w:rPr>
        <w:t>)</w:t>
      </w:r>
      <w:r w:rsidR="004935D1">
        <w:rPr>
          <w:rFonts w:ascii="Times New Roman" w:hAnsi="Times New Roman"/>
          <w:color w:val="000000" w:themeColor="text1"/>
          <w:sz w:val="26"/>
          <w:szCs w:val="26"/>
        </w:rPr>
        <w:t>.</w:t>
      </w:r>
      <w:r w:rsidRPr="006A51D2">
        <w:rPr>
          <w:rFonts w:ascii="Times New Roman" w:hAnsi="Times New Roman"/>
          <w:i/>
          <w:color w:val="000000" w:themeColor="text1"/>
          <w:sz w:val="26"/>
          <w:szCs w:val="26"/>
        </w:rPr>
        <w:t xml:space="preserve"> Annual Review of Football Finance</w:t>
      </w:r>
    </w:p>
    <w:p w14:paraId="69B265BA" w14:textId="2CEEE9E3" w:rsidR="00AB2CE9" w:rsidRPr="006A51D2" w:rsidRDefault="00AB2CE9" w:rsidP="00AA0B8A">
      <w:pPr>
        <w:spacing w:after="0" w:line="240" w:lineRule="auto"/>
        <w:jc w:val="both"/>
        <w:rPr>
          <w:rFonts w:ascii="Times New Roman" w:hAnsi="Times New Roman"/>
          <w:i/>
          <w:color w:val="000000" w:themeColor="text1"/>
          <w:sz w:val="26"/>
          <w:szCs w:val="26"/>
        </w:rPr>
      </w:pPr>
      <w:r w:rsidRPr="006A51D2">
        <w:rPr>
          <w:rFonts w:ascii="Times New Roman" w:hAnsi="Times New Roman"/>
          <w:color w:val="000000" w:themeColor="text1"/>
          <w:sz w:val="26"/>
          <w:szCs w:val="26"/>
        </w:rPr>
        <w:t xml:space="preserve">Deloitte &amp; Touche </w:t>
      </w:r>
      <w:r w:rsidR="00526D45">
        <w:rPr>
          <w:rFonts w:ascii="Times New Roman" w:hAnsi="Times New Roman"/>
          <w:color w:val="000000" w:themeColor="text1"/>
          <w:sz w:val="26"/>
          <w:szCs w:val="26"/>
        </w:rPr>
        <w:t>(</w:t>
      </w:r>
      <w:r w:rsidRPr="006A51D2">
        <w:rPr>
          <w:rFonts w:ascii="Times New Roman" w:hAnsi="Times New Roman"/>
          <w:color w:val="000000" w:themeColor="text1"/>
          <w:sz w:val="26"/>
          <w:szCs w:val="26"/>
        </w:rPr>
        <w:t>2013</w:t>
      </w:r>
      <w:r w:rsidR="00526D45">
        <w:rPr>
          <w:rFonts w:ascii="Times New Roman" w:hAnsi="Times New Roman"/>
          <w:color w:val="000000" w:themeColor="text1"/>
          <w:sz w:val="26"/>
          <w:szCs w:val="26"/>
        </w:rPr>
        <w:t>)</w:t>
      </w:r>
      <w:r w:rsidR="004935D1">
        <w:rPr>
          <w:rFonts w:ascii="Times New Roman" w:hAnsi="Times New Roman"/>
          <w:color w:val="000000" w:themeColor="text1"/>
          <w:sz w:val="26"/>
          <w:szCs w:val="26"/>
        </w:rPr>
        <w:t>.</w:t>
      </w:r>
      <w:r w:rsidRPr="006A51D2">
        <w:rPr>
          <w:rFonts w:ascii="Times New Roman" w:hAnsi="Times New Roman"/>
          <w:i/>
          <w:color w:val="000000" w:themeColor="text1"/>
          <w:sz w:val="26"/>
          <w:szCs w:val="26"/>
        </w:rPr>
        <w:t xml:space="preserve"> Annual Review of Football Finance: Turn On, Tune In, Turnover</w:t>
      </w:r>
    </w:p>
    <w:p w14:paraId="7BF58FB8" w14:textId="6F31AA14" w:rsidR="00FA11E0" w:rsidRPr="006A51D2" w:rsidRDefault="00FA11E0" w:rsidP="00AA0B8A">
      <w:pPr>
        <w:spacing w:after="0" w:line="240" w:lineRule="auto"/>
        <w:jc w:val="both"/>
        <w:rPr>
          <w:rFonts w:ascii="Times New Roman" w:hAnsi="Times New Roman"/>
          <w:i/>
          <w:color w:val="000000" w:themeColor="text1"/>
          <w:sz w:val="26"/>
          <w:szCs w:val="26"/>
        </w:rPr>
      </w:pPr>
      <w:r w:rsidRPr="006A51D2">
        <w:rPr>
          <w:rFonts w:ascii="Times New Roman" w:hAnsi="Times New Roman"/>
          <w:color w:val="000000" w:themeColor="text1"/>
          <w:sz w:val="26"/>
          <w:szCs w:val="26"/>
        </w:rPr>
        <w:t xml:space="preserve">Deloitte &amp; Touche </w:t>
      </w:r>
      <w:r w:rsidR="00526D45">
        <w:rPr>
          <w:rFonts w:ascii="Times New Roman" w:hAnsi="Times New Roman"/>
          <w:color w:val="000000" w:themeColor="text1"/>
          <w:sz w:val="26"/>
          <w:szCs w:val="26"/>
        </w:rPr>
        <w:t>(</w:t>
      </w:r>
      <w:r w:rsidRPr="006A51D2">
        <w:rPr>
          <w:rFonts w:ascii="Times New Roman" w:hAnsi="Times New Roman"/>
          <w:color w:val="000000" w:themeColor="text1"/>
          <w:sz w:val="26"/>
          <w:szCs w:val="26"/>
        </w:rPr>
        <w:t>2014</w:t>
      </w:r>
      <w:r w:rsidR="00526D45">
        <w:rPr>
          <w:rFonts w:ascii="Times New Roman" w:hAnsi="Times New Roman"/>
          <w:color w:val="000000" w:themeColor="text1"/>
          <w:sz w:val="26"/>
          <w:szCs w:val="26"/>
        </w:rPr>
        <w:t>)</w:t>
      </w:r>
      <w:r w:rsidR="004935D1">
        <w:rPr>
          <w:rFonts w:ascii="Times New Roman" w:hAnsi="Times New Roman"/>
          <w:color w:val="000000" w:themeColor="text1"/>
          <w:sz w:val="26"/>
          <w:szCs w:val="26"/>
        </w:rPr>
        <w:t>.</w:t>
      </w:r>
      <w:r w:rsidRPr="006A51D2">
        <w:rPr>
          <w:rFonts w:ascii="Times New Roman" w:hAnsi="Times New Roman"/>
          <w:i/>
          <w:color w:val="000000" w:themeColor="text1"/>
          <w:sz w:val="26"/>
          <w:szCs w:val="26"/>
        </w:rPr>
        <w:t xml:space="preserve"> Annual Review of Football Finance</w:t>
      </w:r>
    </w:p>
    <w:p w14:paraId="16978F6A" w14:textId="19806170" w:rsidR="00443131" w:rsidRPr="006A51D2" w:rsidRDefault="00443131" w:rsidP="00AA0B8A">
      <w:pPr>
        <w:spacing w:after="0" w:line="240" w:lineRule="auto"/>
        <w:jc w:val="both"/>
        <w:rPr>
          <w:rFonts w:ascii="Times New Roman" w:hAnsi="Times New Roman"/>
          <w:i/>
          <w:color w:val="000000" w:themeColor="text1"/>
          <w:sz w:val="26"/>
          <w:szCs w:val="26"/>
        </w:rPr>
      </w:pPr>
      <w:r w:rsidRPr="006A51D2">
        <w:rPr>
          <w:rFonts w:ascii="Times New Roman" w:hAnsi="Times New Roman"/>
          <w:color w:val="000000" w:themeColor="text1"/>
          <w:sz w:val="26"/>
          <w:szCs w:val="26"/>
        </w:rPr>
        <w:t xml:space="preserve">Deloitte &amp; Touche </w:t>
      </w:r>
      <w:r w:rsidR="00526D45">
        <w:rPr>
          <w:rFonts w:ascii="Times New Roman" w:hAnsi="Times New Roman"/>
          <w:color w:val="000000" w:themeColor="text1"/>
          <w:sz w:val="26"/>
          <w:szCs w:val="26"/>
        </w:rPr>
        <w:t>(</w:t>
      </w:r>
      <w:r w:rsidRPr="006A51D2">
        <w:rPr>
          <w:rFonts w:ascii="Times New Roman" w:hAnsi="Times New Roman"/>
          <w:color w:val="000000" w:themeColor="text1"/>
          <w:sz w:val="26"/>
          <w:szCs w:val="26"/>
        </w:rPr>
        <w:t>201</w:t>
      </w:r>
      <w:r w:rsidR="00C820AB" w:rsidRPr="006A51D2">
        <w:rPr>
          <w:rFonts w:ascii="Times New Roman" w:hAnsi="Times New Roman"/>
          <w:color w:val="000000" w:themeColor="text1"/>
          <w:sz w:val="26"/>
          <w:szCs w:val="26"/>
        </w:rPr>
        <w:t>5</w:t>
      </w:r>
      <w:r w:rsidR="00526D45">
        <w:rPr>
          <w:rFonts w:ascii="Times New Roman" w:hAnsi="Times New Roman"/>
          <w:color w:val="000000" w:themeColor="text1"/>
          <w:sz w:val="26"/>
          <w:szCs w:val="26"/>
        </w:rPr>
        <w:t>)</w:t>
      </w:r>
      <w:r w:rsidR="004935D1">
        <w:rPr>
          <w:rFonts w:ascii="Times New Roman" w:hAnsi="Times New Roman"/>
          <w:color w:val="000000" w:themeColor="text1"/>
          <w:sz w:val="26"/>
          <w:szCs w:val="26"/>
        </w:rPr>
        <w:t>.</w:t>
      </w:r>
      <w:r w:rsidRPr="006A51D2">
        <w:rPr>
          <w:rFonts w:ascii="Times New Roman" w:hAnsi="Times New Roman"/>
          <w:i/>
          <w:color w:val="000000" w:themeColor="text1"/>
          <w:sz w:val="26"/>
          <w:szCs w:val="26"/>
        </w:rPr>
        <w:t xml:space="preserve"> Annual Review of Football Finance</w:t>
      </w:r>
    </w:p>
    <w:p w14:paraId="4F659BDD" w14:textId="0135B676" w:rsidR="00862F77" w:rsidRPr="006A51D2" w:rsidRDefault="00862F77" w:rsidP="00AA0B8A">
      <w:pPr>
        <w:spacing w:after="0" w:line="240" w:lineRule="auto"/>
        <w:jc w:val="both"/>
        <w:rPr>
          <w:rFonts w:ascii="Times New Roman" w:hAnsi="Times New Roman"/>
          <w:i/>
          <w:color w:val="000000" w:themeColor="text1"/>
          <w:sz w:val="26"/>
          <w:szCs w:val="26"/>
        </w:rPr>
      </w:pPr>
      <w:r w:rsidRPr="006A51D2">
        <w:rPr>
          <w:rFonts w:ascii="Times New Roman" w:hAnsi="Times New Roman"/>
          <w:color w:val="000000" w:themeColor="text1"/>
          <w:sz w:val="26"/>
          <w:szCs w:val="26"/>
        </w:rPr>
        <w:t xml:space="preserve">Deloitte &amp; Touche </w:t>
      </w:r>
      <w:r w:rsidR="00526D45">
        <w:rPr>
          <w:rFonts w:ascii="Times New Roman" w:hAnsi="Times New Roman"/>
          <w:color w:val="000000" w:themeColor="text1"/>
          <w:sz w:val="26"/>
          <w:szCs w:val="26"/>
        </w:rPr>
        <w:t>(</w:t>
      </w:r>
      <w:r w:rsidRPr="006A51D2">
        <w:rPr>
          <w:rFonts w:ascii="Times New Roman" w:hAnsi="Times New Roman"/>
          <w:color w:val="000000" w:themeColor="text1"/>
          <w:sz w:val="26"/>
          <w:szCs w:val="26"/>
        </w:rPr>
        <w:t>2016</w:t>
      </w:r>
      <w:r w:rsidR="00526D45">
        <w:rPr>
          <w:rFonts w:ascii="Times New Roman" w:hAnsi="Times New Roman"/>
          <w:color w:val="000000" w:themeColor="text1"/>
          <w:sz w:val="26"/>
          <w:szCs w:val="26"/>
        </w:rPr>
        <w:t>)</w:t>
      </w:r>
      <w:r w:rsidR="004935D1">
        <w:rPr>
          <w:rFonts w:ascii="Times New Roman" w:hAnsi="Times New Roman"/>
          <w:color w:val="000000" w:themeColor="text1"/>
          <w:sz w:val="26"/>
          <w:szCs w:val="26"/>
        </w:rPr>
        <w:t>.</w:t>
      </w:r>
      <w:r w:rsidRPr="006A51D2">
        <w:rPr>
          <w:rFonts w:ascii="Times New Roman" w:hAnsi="Times New Roman"/>
          <w:i/>
          <w:color w:val="000000" w:themeColor="text1"/>
          <w:sz w:val="26"/>
          <w:szCs w:val="26"/>
        </w:rPr>
        <w:t xml:space="preserve"> Annual Review of Football Finance</w:t>
      </w:r>
    </w:p>
    <w:p w14:paraId="08195CA2" w14:textId="5AC99232" w:rsidR="00284A6F" w:rsidRPr="006A51D2" w:rsidRDefault="00443131" w:rsidP="00AA0B8A">
      <w:pPr>
        <w:spacing w:after="0" w:line="240" w:lineRule="auto"/>
        <w:jc w:val="both"/>
        <w:rPr>
          <w:rFonts w:ascii="Times New Roman" w:hAnsi="Times New Roman"/>
          <w:i/>
          <w:color w:val="000000" w:themeColor="text1"/>
          <w:sz w:val="26"/>
          <w:szCs w:val="26"/>
        </w:rPr>
      </w:pPr>
      <w:r w:rsidRPr="006A51D2">
        <w:rPr>
          <w:rFonts w:ascii="Times New Roman" w:hAnsi="Times New Roman"/>
          <w:color w:val="000000" w:themeColor="text1"/>
          <w:sz w:val="26"/>
          <w:szCs w:val="26"/>
        </w:rPr>
        <w:t xml:space="preserve">Deloitte &amp; Touche </w:t>
      </w:r>
      <w:r w:rsidR="00526D45">
        <w:rPr>
          <w:rFonts w:ascii="Times New Roman" w:hAnsi="Times New Roman"/>
          <w:color w:val="000000" w:themeColor="text1"/>
          <w:sz w:val="26"/>
          <w:szCs w:val="26"/>
        </w:rPr>
        <w:t>(</w:t>
      </w:r>
      <w:r w:rsidRPr="006A51D2">
        <w:rPr>
          <w:rFonts w:ascii="Times New Roman" w:hAnsi="Times New Roman"/>
          <w:color w:val="000000" w:themeColor="text1"/>
          <w:sz w:val="26"/>
          <w:szCs w:val="26"/>
        </w:rPr>
        <w:t>201</w:t>
      </w:r>
      <w:r w:rsidR="00C820AB" w:rsidRPr="006A51D2">
        <w:rPr>
          <w:rFonts w:ascii="Times New Roman" w:hAnsi="Times New Roman"/>
          <w:color w:val="000000" w:themeColor="text1"/>
          <w:sz w:val="26"/>
          <w:szCs w:val="26"/>
        </w:rPr>
        <w:t>7</w:t>
      </w:r>
      <w:r w:rsidR="00526D45">
        <w:rPr>
          <w:rFonts w:ascii="Times New Roman" w:hAnsi="Times New Roman"/>
          <w:color w:val="000000" w:themeColor="text1"/>
          <w:sz w:val="26"/>
          <w:szCs w:val="26"/>
        </w:rPr>
        <w:t>)</w:t>
      </w:r>
      <w:r w:rsidR="004935D1">
        <w:rPr>
          <w:rFonts w:ascii="Times New Roman" w:hAnsi="Times New Roman"/>
          <w:color w:val="000000" w:themeColor="text1"/>
          <w:sz w:val="26"/>
          <w:szCs w:val="26"/>
        </w:rPr>
        <w:t>.</w:t>
      </w:r>
      <w:r w:rsidRPr="006A51D2">
        <w:rPr>
          <w:rFonts w:ascii="Times New Roman" w:hAnsi="Times New Roman"/>
          <w:i/>
          <w:color w:val="000000" w:themeColor="text1"/>
          <w:sz w:val="26"/>
          <w:szCs w:val="26"/>
        </w:rPr>
        <w:t xml:space="preserve"> Annual Review of Football Finance</w:t>
      </w:r>
    </w:p>
    <w:p w14:paraId="2D00BB9F" w14:textId="7DC6718B" w:rsidR="004E5058" w:rsidRPr="004935D1" w:rsidRDefault="004935D1" w:rsidP="004935D1">
      <w:pPr>
        <w:pStyle w:val="Heading2"/>
        <w:tabs>
          <w:tab w:val="left" w:pos="567"/>
        </w:tabs>
        <w:spacing w:line="240" w:lineRule="auto"/>
        <w:rPr>
          <w:rFonts w:ascii="Times New Roman" w:eastAsia="Times New Roman" w:hAnsi="Times New Roman" w:cs="Arial"/>
          <w:i w:val="0"/>
          <w:color w:val="000000" w:themeColor="text1"/>
          <w:lang w:eastAsia="de-DE"/>
        </w:rPr>
      </w:pPr>
      <w:r>
        <w:rPr>
          <w:rFonts w:ascii="Times New Roman" w:hAnsi="Times New Roman"/>
          <w:b w:val="0"/>
          <w:color w:val="000000" w:themeColor="text1"/>
          <w:sz w:val="26"/>
          <w:szCs w:val="26"/>
        </w:rPr>
        <w:br w:type="page"/>
      </w:r>
      <w:r w:rsidR="00EC7918" w:rsidRPr="004935D1">
        <w:rPr>
          <w:rFonts w:ascii="Times New Roman" w:eastAsia="Times New Roman" w:hAnsi="Times New Roman" w:cs="Arial"/>
          <w:i w:val="0"/>
          <w:color w:val="000000" w:themeColor="text1"/>
          <w:lang w:eastAsia="de-DE"/>
        </w:rPr>
        <w:lastRenderedPageBreak/>
        <w:t>Appendix B</w:t>
      </w:r>
      <w:r w:rsidR="004E5058" w:rsidRPr="004935D1">
        <w:rPr>
          <w:rFonts w:ascii="Times New Roman" w:eastAsia="Times New Roman" w:hAnsi="Times New Roman" w:cs="Arial"/>
          <w:i w:val="0"/>
          <w:color w:val="000000" w:themeColor="text1"/>
          <w:lang w:eastAsia="de-DE"/>
        </w:rPr>
        <w:t xml:space="preserve">: Statistical Measures of </w:t>
      </w:r>
      <w:r w:rsidR="00341667" w:rsidRPr="004935D1">
        <w:rPr>
          <w:rFonts w:ascii="Times New Roman" w:eastAsia="Times New Roman" w:hAnsi="Times New Roman" w:cs="Arial"/>
          <w:i w:val="0"/>
          <w:color w:val="000000" w:themeColor="text1"/>
          <w:lang w:eastAsia="de-DE"/>
        </w:rPr>
        <w:t>Competitive Balance</w:t>
      </w:r>
    </w:p>
    <w:p w14:paraId="102A896C" w14:textId="77777777" w:rsidR="00341667" w:rsidRPr="004935D1" w:rsidRDefault="00341667" w:rsidP="00DD63BF">
      <w:pPr>
        <w:pStyle w:val="Heading2"/>
        <w:numPr>
          <w:ilvl w:val="0"/>
          <w:numId w:val="4"/>
        </w:numPr>
        <w:tabs>
          <w:tab w:val="left" w:pos="567"/>
        </w:tabs>
        <w:spacing w:line="240" w:lineRule="auto"/>
        <w:ind w:left="0" w:firstLine="0"/>
        <w:rPr>
          <w:rFonts w:ascii="Times New Roman" w:eastAsia="Times New Roman" w:hAnsi="Times New Roman" w:cs="Arial"/>
          <w:i w:val="0"/>
          <w:color w:val="000000" w:themeColor="text1"/>
          <w:lang w:eastAsia="de-DE"/>
        </w:rPr>
      </w:pPr>
      <w:r w:rsidRPr="004935D1">
        <w:rPr>
          <w:rFonts w:ascii="Times New Roman" w:eastAsia="Times New Roman" w:hAnsi="Times New Roman" w:cs="Arial"/>
          <w:i w:val="0"/>
          <w:color w:val="000000" w:themeColor="text1"/>
          <w:lang w:eastAsia="de-DE"/>
        </w:rPr>
        <w:t xml:space="preserve">Index of concentration </w:t>
      </w:r>
    </w:p>
    <w:p w14:paraId="4AE6B2B9" w14:textId="40FECCDF" w:rsidR="00341667" w:rsidRPr="006A51D2" w:rsidRDefault="00322EB4"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For a given five</w:t>
      </w:r>
      <w:r w:rsidR="004935D1">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year period </w:t>
      </w:r>
      <w:r w:rsidRPr="006A51D2">
        <w:rPr>
          <w:rFonts w:ascii="Times New Roman" w:hAnsi="Times New Roman"/>
          <w:i/>
          <w:color w:val="000000" w:themeColor="text1"/>
          <w:sz w:val="26"/>
          <w:szCs w:val="26"/>
        </w:rPr>
        <w:t>P</w:t>
      </w:r>
      <w:r w:rsidR="00341667" w:rsidRPr="006A51D2">
        <w:rPr>
          <w:rFonts w:ascii="Times New Roman" w:hAnsi="Times New Roman"/>
          <w:color w:val="000000" w:themeColor="text1"/>
          <w:sz w:val="26"/>
          <w:szCs w:val="26"/>
        </w:rPr>
        <w:t>, this index is calculated using the following formula:</w:t>
      </w:r>
    </w:p>
    <w:p w14:paraId="0F634FC8" w14:textId="77777777" w:rsidR="00341667" w:rsidRPr="006A51D2" w:rsidRDefault="00341667" w:rsidP="00DD63BF">
      <w:pPr>
        <w:spacing w:after="0" w:line="240" w:lineRule="auto"/>
        <w:jc w:val="both"/>
        <w:rPr>
          <w:rFonts w:ascii="Times New Roman" w:hAnsi="Times New Roman"/>
          <w:color w:val="000000" w:themeColor="text1"/>
          <w:sz w:val="26"/>
          <w:szCs w:val="26"/>
        </w:rPr>
      </w:pPr>
      <w:r w:rsidRPr="006A51D2">
        <w:rPr>
          <w:rFonts w:ascii="Times New Roman" w:hAnsi="Times New Roman"/>
          <w:i/>
          <w:color w:val="000000" w:themeColor="text1"/>
          <w:sz w:val="26"/>
          <w:szCs w:val="26"/>
        </w:rPr>
        <w:t>CI</w:t>
      </w:r>
      <w:r w:rsidR="00322EB4" w:rsidRPr="006A51D2">
        <w:rPr>
          <w:rFonts w:ascii="Times New Roman" w:hAnsi="Times New Roman"/>
          <w:i/>
          <w:color w:val="000000" w:themeColor="text1"/>
          <w:sz w:val="26"/>
          <w:szCs w:val="26"/>
          <w:vertAlign w:val="subscript"/>
        </w:rPr>
        <w:t>P</w:t>
      </w:r>
      <w:r w:rsidR="00322EB4" w:rsidRPr="006A51D2">
        <w:rPr>
          <w:rFonts w:ascii="Times New Roman" w:hAnsi="Times New Roman"/>
          <w:color w:val="000000" w:themeColor="text1"/>
          <w:sz w:val="26"/>
          <w:szCs w:val="26"/>
        </w:rPr>
        <w:t xml:space="preserve"> = (2</w:t>
      </w:r>
      <w:r w:rsidRPr="006A51D2">
        <w:rPr>
          <w:rFonts w:ascii="Times New Roman" w:hAnsi="Times New Roman"/>
          <w:color w:val="000000" w:themeColor="text1"/>
          <w:sz w:val="26"/>
          <w:szCs w:val="26"/>
        </w:rPr>
        <w:t>0 – number of teams finishing in top f</w:t>
      </w:r>
      <w:r w:rsidR="00322EB4" w:rsidRPr="006A51D2">
        <w:rPr>
          <w:rFonts w:ascii="Times New Roman" w:hAnsi="Times New Roman"/>
          <w:color w:val="000000" w:themeColor="text1"/>
          <w:sz w:val="26"/>
          <w:szCs w:val="26"/>
        </w:rPr>
        <w:t>our positions in period</w:t>
      </w:r>
      <w:r w:rsidR="00817D98" w:rsidRPr="006A51D2">
        <w:rPr>
          <w:rFonts w:ascii="Times New Roman" w:hAnsi="Times New Roman"/>
          <w:color w:val="000000" w:themeColor="text1"/>
          <w:sz w:val="26"/>
          <w:szCs w:val="26"/>
        </w:rPr>
        <w:t xml:space="preserve"> </w:t>
      </w:r>
      <w:r w:rsidR="00322EB4" w:rsidRPr="006A51D2">
        <w:rPr>
          <w:rFonts w:ascii="Times New Roman" w:hAnsi="Times New Roman"/>
          <w:i/>
          <w:color w:val="000000" w:themeColor="text1"/>
          <w:sz w:val="26"/>
          <w:szCs w:val="26"/>
        </w:rPr>
        <w:t>P</w:t>
      </w:r>
      <w:r w:rsidR="00322EB4" w:rsidRPr="006A51D2">
        <w:rPr>
          <w:rFonts w:ascii="Times New Roman" w:hAnsi="Times New Roman"/>
          <w:color w:val="000000" w:themeColor="text1"/>
          <w:sz w:val="26"/>
          <w:szCs w:val="26"/>
        </w:rPr>
        <w:t>) / 1</w:t>
      </w:r>
      <w:r w:rsidR="00817D98" w:rsidRPr="006A51D2">
        <w:rPr>
          <w:rFonts w:ascii="Times New Roman" w:hAnsi="Times New Roman"/>
          <w:color w:val="000000" w:themeColor="text1"/>
          <w:sz w:val="26"/>
          <w:szCs w:val="26"/>
        </w:rPr>
        <w:t>6</w:t>
      </w:r>
    </w:p>
    <w:p w14:paraId="6FF866B2" w14:textId="311D641C" w:rsidR="00341667" w:rsidRPr="006A51D2" w:rsidRDefault="00526D45" w:rsidP="00DD63BF">
      <w:pPr>
        <w:spacing w:after="0" w:line="240" w:lineRule="auto"/>
        <w:jc w:val="both"/>
        <w:rPr>
          <w:rFonts w:ascii="Times New Roman" w:hAnsi="Times New Roman"/>
          <w:color w:val="000000" w:themeColor="text1"/>
          <w:sz w:val="26"/>
          <w:szCs w:val="26"/>
        </w:rPr>
      </w:pPr>
      <w:r>
        <w:rPr>
          <w:rFonts w:ascii="Times New Roman" w:hAnsi="Times New Roman"/>
          <w:color w:val="000000" w:themeColor="text1"/>
          <w:sz w:val="26"/>
          <w:szCs w:val="26"/>
        </w:rPr>
        <w:t>(</w:t>
      </w:r>
      <w:r w:rsidR="00322EB4" w:rsidRPr="006A51D2">
        <w:rPr>
          <w:rFonts w:ascii="Times New Roman" w:hAnsi="Times New Roman"/>
          <w:i/>
          <w:color w:val="000000" w:themeColor="text1"/>
          <w:sz w:val="26"/>
          <w:szCs w:val="26"/>
        </w:rPr>
        <w:t>P</w:t>
      </w:r>
      <w:r w:rsidR="00322EB4" w:rsidRPr="006A51D2">
        <w:rPr>
          <w:rFonts w:ascii="Times New Roman" w:hAnsi="Times New Roman"/>
          <w:color w:val="000000" w:themeColor="text1"/>
          <w:sz w:val="26"/>
          <w:szCs w:val="26"/>
        </w:rPr>
        <w:t xml:space="preserve"> = 1890/1–1894/5</w:t>
      </w:r>
      <w:r w:rsidR="009D53FF" w:rsidRPr="006A51D2">
        <w:rPr>
          <w:rFonts w:ascii="Times New Roman" w:hAnsi="Times New Roman"/>
          <w:color w:val="000000" w:themeColor="text1"/>
          <w:sz w:val="26"/>
          <w:szCs w:val="26"/>
        </w:rPr>
        <w:t>, 1985/6-1899/1900,</w:t>
      </w:r>
      <w:r w:rsidR="00322EB4" w:rsidRPr="006A51D2">
        <w:rPr>
          <w:rFonts w:ascii="Times New Roman" w:hAnsi="Times New Roman"/>
          <w:color w:val="000000" w:themeColor="text1"/>
          <w:sz w:val="26"/>
          <w:szCs w:val="26"/>
        </w:rPr>
        <w:t>…, 1910/1-1914/5, 1967/8-1971/2, 1972/3-1976/7, …, 2012/3-2016/7</w:t>
      </w:r>
      <w:r>
        <w:rPr>
          <w:rFonts w:ascii="Times New Roman" w:hAnsi="Times New Roman"/>
          <w:color w:val="000000" w:themeColor="text1"/>
          <w:sz w:val="26"/>
          <w:szCs w:val="26"/>
        </w:rPr>
        <w:t>)</w:t>
      </w:r>
      <w:r w:rsidR="00817D98" w:rsidRPr="006A51D2">
        <w:rPr>
          <w:rFonts w:ascii="Times New Roman" w:hAnsi="Times New Roman"/>
          <w:color w:val="000000" w:themeColor="text1"/>
          <w:sz w:val="26"/>
          <w:szCs w:val="26"/>
        </w:rPr>
        <w:t>.</w:t>
      </w:r>
    </w:p>
    <w:p w14:paraId="2788BFF7" w14:textId="56F3E481" w:rsidR="00341667" w:rsidRPr="006A51D2" w:rsidRDefault="00341667"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This formula can be </w:t>
      </w:r>
      <w:r w:rsidR="004935D1" w:rsidRPr="006A51D2">
        <w:rPr>
          <w:rFonts w:ascii="Times New Roman" w:hAnsi="Times New Roman"/>
          <w:color w:val="000000" w:themeColor="text1"/>
          <w:sz w:val="26"/>
          <w:szCs w:val="26"/>
        </w:rPr>
        <w:t>generali</w:t>
      </w:r>
      <w:r w:rsidR="004935D1">
        <w:rPr>
          <w:rFonts w:ascii="Times New Roman" w:hAnsi="Times New Roman"/>
          <w:color w:val="000000" w:themeColor="text1"/>
          <w:sz w:val="26"/>
          <w:szCs w:val="26"/>
        </w:rPr>
        <w:t>s</w:t>
      </w:r>
      <w:r w:rsidR="004935D1" w:rsidRPr="006A51D2">
        <w:rPr>
          <w:rFonts w:ascii="Times New Roman" w:hAnsi="Times New Roman"/>
          <w:color w:val="000000" w:themeColor="text1"/>
          <w:sz w:val="26"/>
          <w:szCs w:val="26"/>
        </w:rPr>
        <w:t xml:space="preserve">ed </w:t>
      </w:r>
      <w:r w:rsidRPr="006A51D2">
        <w:rPr>
          <w:rFonts w:ascii="Times New Roman" w:hAnsi="Times New Roman"/>
          <w:color w:val="000000" w:themeColor="text1"/>
          <w:sz w:val="26"/>
          <w:szCs w:val="26"/>
        </w:rPr>
        <w:t>to handle any number of seasons. A more general formula to compute the index can be expressed as a function of the number of seasons under scrutiny (</w:t>
      </w:r>
      <w:r w:rsidRPr="006A51D2">
        <w:rPr>
          <w:rFonts w:ascii="Times New Roman" w:hAnsi="Times New Roman"/>
          <w:i/>
          <w:color w:val="000000" w:themeColor="text1"/>
          <w:sz w:val="26"/>
          <w:szCs w:val="26"/>
        </w:rPr>
        <w:t>NSEASONS</w:t>
      </w:r>
      <w:r w:rsidRPr="006A51D2">
        <w:rPr>
          <w:rFonts w:ascii="Times New Roman" w:hAnsi="Times New Roman"/>
          <w:color w:val="000000" w:themeColor="text1"/>
          <w:sz w:val="26"/>
          <w:szCs w:val="26"/>
        </w:rPr>
        <w:t>) and the number of teams finishing in the top four positions in those seasons (</w:t>
      </w:r>
      <w:r w:rsidRPr="006A51D2">
        <w:rPr>
          <w:rFonts w:ascii="Times New Roman" w:hAnsi="Times New Roman"/>
          <w:i/>
          <w:color w:val="000000" w:themeColor="text1"/>
          <w:sz w:val="26"/>
          <w:szCs w:val="26"/>
        </w:rPr>
        <w:t>NTEAMSTOPFOUR</w:t>
      </w:r>
      <w:r w:rsidRPr="006A51D2">
        <w:rPr>
          <w:rFonts w:ascii="Times New Roman" w:hAnsi="Times New Roman"/>
          <w:color w:val="000000" w:themeColor="text1"/>
          <w:sz w:val="26"/>
          <w:szCs w:val="26"/>
        </w:rPr>
        <w:t>):</w:t>
      </w:r>
    </w:p>
    <w:p w14:paraId="44391F9A" w14:textId="77777777" w:rsidR="00341667" w:rsidRPr="006A51D2" w:rsidRDefault="00341667"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{(4 × </w:t>
      </w:r>
      <w:r w:rsidRPr="006A51D2">
        <w:rPr>
          <w:rFonts w:ascii="Times New Roman" w:hAnsi="Times New Roman"/>
          <w:i/>
          <w:color w:val="000000" w:themeColor="text1"/>
          <w:sz w:val="26"/>
          <w:szCs w:val="26"/>
        </w:rPr>
        <w:t>NSEASONS</w:t>
      </w:r>
      <w:r w:rsidRPr="006A51D2">
        <w:rPr>
          <w:rFonts w:ascii="Times New Roman" w:hAnsi="Times New Roman"/>
          <w:color w:val="000000" w:themeColor="text1"/>
          <w:sz w:val="26"/>
          <w:szCs w:val="26"/>
        </w:rPr>
        <w:t xml:space="preserve">) – </w:t>
      </w:r>
      <w:r w:rsidRPr="006A51D2">
        <w:rPr>
          <w:rFonts w:ascii="Times New Roman" w:hAnsi="Times New Roman"/>
          <w:i/>
          <w:color w:val="000000" w:themeColor="text1"/>
          <w:sz w:val="26"/>
          <w:szCs w:val="26"/>
        </w:rPr>
        <w:t>NTEAMSTOPFOUR</w:t>
      </w:r>
      <w:r w:rsidRPr="006A51D2">
        <w:rPr>
          <w:rFonts w:ascii="Times New Roman" w:hAnsi="Times New Roman"/>
          <w:color w:val="000000" w:themeColor="text1"/>
          <w:sz w:val="26"/>
          <w:szCs w:val="26"/>
        </w:rPr>
        <w:t>} / {4 × (</w:t>
      </w:r>
      <w:r w:rsidRPr="006A51D2">
        <w:rPr>
          <w:rFonts w:ascii="Times New Roman" w:hAnsi="Times New Roman"/>
          <w:i/>
          <w:color w:val="000000" w:themeColor="text1"/>
          <w:sz w:val="26"/>
          <w:szCs w:val="26"/>
        </w:rPr>
        <w:t>NSEASONS</w:t>
      </w:r>
      <w:r w:rsidR="00C4125D" w:rsidRPr="006A51D2">
        <w:rPr>
          <w:rFonts w:ascii="Times New Roman" w:hAnsi="Times New Roman"/>
          <w:color w:val="000000" w:themeColor="text1"/>
          <w:sz w:val="26"/>
          <w:szCs w:val="26"/>
        </w:rPr>
        <w:t xml:space="preserve"> – 1)</w:t>
      </w:r>
      <w:r w:rsidRPr="006A51D2">
        <w:rPr>
          <w:rFonts w:ascii="Times New Roman" w:hAnsi="Times New Roman"/>
          <w:color w:val="000000" w:themeColor="text1"/>
          <w:sz w:val="26"/>
          <w:szCs w:val="26"/>
        </w:rPr>
        <w:t>}</w:t>
      </w:r>
    </w:p>
    <w:p w14:paraId="5E7E2B9D" w14:textId="6591FA02" w:rsidR="00341667" w:rsidRPr="006A51D2" w:rsidRDefault="00341667"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The resulting index is therefore comparable to indices based on fewer (or, indeed, more) seasons. When </w:t>
      </w:r>
      <w:r w:rsidRPr="006A51D2">
        <w:rPr>
          <w:rFonts w:ascii="Times New Roman" w:hAnsi="Times New Roman"/>
          <w:i/>
          <w:color w:val="000000" w:themeColor="text1"/>
          <w:sz w:val="26"/>
          <w:szCs w:val="26"/>
        </w:rPr>
        <w:t>NSEASONS</w:t>
      </w:r>
      <w:r w:rsidR="009D0622" w:rsidRPr="006A51D2">
        <w:rPr>
          <w:rFonts w:ascii="Times New Roman" w:hAnsi="Times New Roman"/>
          <w:color w:val="000000" w:themeColor="text1"/>
          <w:sz w:val="26"/>
          <w:szCs w:val="26"/>
        </w:rPr>
        <w:t xml:space="preserve"> equals five</w:t>
      </w:r>
      <w:r w:rsidRPr="006A51D2">
        <w:rPr>
          <w:rFonts w:ascii="Times New Roman" w:hAnsi="Times New Roman"/>
          <w:color w:val="000000" w:themeColor="text1"/>
          <w:sz w:val="26"/>
          <w:szCs w:val="26"/>
        </w:rPr>
        <w:t>, this general formula simplifies to the initial form</w:t>
      </w:r>
      <w:r w:rsidR="009D0622" w:rsidRPr="006A51D2">
        <w:rPr>
          <w:rFonts w:ascii="Times New Roman" w:hAnsi="Times New Roman"/>
          <w:color w:val="000000" w:themeColor="text1"/>
          <w:sz w:val="26"/>
          <w:szCs w:val="26"/>
        </w:rPr>
        <w:t>ula presented for a whole five year period</w:t>
      </w:r>
      <w:r w:rsidRPr="006A51D2">
        <w:rPr>
          <w:rFonts w:ascii="Times New Roman" w:hAnsi="Times New Roman"/>
          <w:color w:val="000000" w:themeColor="text1"/>
          <w:sz w:val="26"/>
          <w:szCs w:val="26"/>
        </w:rPr>
        <w:t>.</w:t>
      </w:r>
    </w:p>
    <w:p w14:paraId="4AE9B53C" w14:textId="71DB94E2" w:rsidR="009D0622" w:rsidRPr="006A51D2" w:rsidRDefault="00C4125D"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This index </w:t>
      </w:r>
      <w:r w:rsidR="00341667" w:rsidRPr="006A51D2">
        <w:rPr>
          <w:rFonts w:ascii="Times New Roman" w:hAnsi="Times New Roman"/>
          <w:color w:val="000000" w:themeColor="text1"/>
          <w:sz w:val="26"/>
          <w:szCs w:val="26"/>
        </w:rPr>
        <w:t>has been calcul</w:t>
      </w:r>
      <w:r w:rsidR="009D0622" w:rsidRPr="006A51D2">
        <w:rPr>
          <w:rFonts w:ascii="Times New Roman" w:hAnsi="Times New Roman"/>
          <w:color w:val="000000" w:themeColor="text1"/>
          <w:sz w:val="26"/>
          <w:szCs w:val="26"/>
        </w:rPr>
        <w:t>ated for each five</w:t>
      </w:r>
      <w:r w:rsidR="004935D1">
        <w:rPr>
          <w:rFonts w:ascii="Times New Roman" w:hAnsi="Times New Roman"/>
          <w:color w:val="000000" w:themeColor="text1"/>
          <w:sz w:val="26"/>
          <w:szCs w:val="26"/>
        </w:rPr>
        <w:t>-</w:t>
      </w:r>
      <w:r w:rsidR="009D0622" w:rsidRPr="006A51D2">
        <w:rPr>
          <w:rFonts w:ascii="Times New Roman" w:hAnsi="Times New Roman"/>
          <w:color w:val="000000" w:themeColor="text1"/>
          <w:sz w:val="26"/>
          <w:szCs w:val="26"/>
        </w:rPr>
        <w:t>year period</w:t>
      </w:r>
      <w:r w:rsidR="00341667" w:rsidRPr="006A51D2">
        <w:rPr>
          <w:rFonts w:ascii="Times New Roman" w:hAnsi="Times New Roman"/>
          <w:color w:val="000000" w:themeColor="text1"/>
          <w:sz w:val="26"/>
          <w:szCs w:val="26"/>
        </w:rPr>
        <w:t>. The indices</w:t>
      </w:r>
      <w:r w:rsidR="00EC7918" w:rsidRPr="006A51D2">
        <w:rPr>
          <w:rFonts w:ascii="Times New Roman" w:hAnsi="Times New Roman"/>
          <w:color w:val="000000" w:themeColor="text1"/>
          <w:sz w:val="26"/>
          <w:szCs w:val="26"/>
        </w:rPr>
        <w:t xml:space="preserve"> for the three conjunctures</w:t>
      </w:r>
      <w:r w:rsidR="002A4E37" w:rsidRPr="006A51D2">
        <w:rPr>
          <w:rFonts w:ascii="Times New Roman" w:hAnsi="Times New Roman"/>
          <w:color w:val="000000" w:themeColor="text1"/>
          <w:sz w:val="26"/>
          <w:szCs w:val="26"/>
        </w:rPr>
        <w:t xml:space="preserve"> 1992-2017</w:t>
      </w:r>
      <w:r w:rsidR="00EC7918" w:rsidRPr="006A51D2">
        <w:rPr>
          <w:rFonts w:ascii="Times New Roman" w:hAnsi="Times New Roman"/>
          <w:color w:val="000000" w:themeColor="text1"/>
          <w:sz w:val="26"/>
          <w:szCs w:val="26"/>
        </w:rPr>
        <w:t xml:space="preserve">, 1967-1992 and </w:t>
      </w:r>
      <w:r w:rsidR="002A4E37" w:rsidRPr="006A51D2">
        <w:rPr>
          <w:rFonts w:ascii="Times New Roman" w:hAnsi="Times New Roman"/>
          <w:color w:val="000000" w:themeColor="text1"/>
          <w:sz w:val="26"/>
          <w:szCs w:val="26"/>
        </w:rPr>
        <w:t xml:space="preserve">1890-1915 </w:t>
      </w:r>
      <w:r w:rsidR="00341667" w:rsidRPr="006A51D2">
        <w:rPr>
          <w:rFonts w:ascii="Times New Roman" w:hAnsi="Times New Roman"/>
          <w:color w:val="000000" w:themeColor="text1"/>
          <w:sz w:val="26"/>
          <w:szCs w:val="26"/>
        </w:rPr>
        <w:t xml:space="preserve">are presented in </w:t>
      </w:r>
      <w:r w:rsidR="00C310B6" w:rsidRPr="006A51D2">
        <w:rPr>
          <w:rFonts w:ascii="Times New Roman" w:hAnsi="Times New Roman"/>
          <w:color w:val="000000" w:themeColor="text1"/>
          <w:sz w:val="26"/>
          <w:szCs w:val="26"/>
        </w:rPr>
        <w:t xml:space="preserve">the last row of </w:t>
      </w:r>
      <w:r w:rsidR="009D0622" w:rsidRPr="006A51D2">
        <w:rPr>
          <w:rFonts w:ascii="Times New Roman" w:hAnsi="Times New Roman"/>
          <w:color w:val="000000" w:themeColor="text1"/>
          <w:sz w:val="26"/>
          <w:szCs w:val="26"/>
        </w:rPr>
        <w:t>Tables 2, 3 and 4</w:t>
      </w:r>
      <w:r w:rsidR="00341667" w:rsidRPr="006A51D2">
        <w:rPr>
          <w:rFonts w:ascii="Times New Roman" w:hAnsi="Times New Roman"/>
          <w:color w:val="000000" w:themeColor="text1"/>
          <w:sz w:val="26"/>
          <w:szCs w:val="26"/>
        </w:rPr>
        <w:t xml:space="preserve"> respectively.  </w:t>
      </w:r>
    </w:p>
    <w:p w14:paraId="02DA998A" w14:textId="77777777" w:rsidR="00341667" w:rsidRPr="00801927" w:rsidRDefault="007C0849" w:rsidP="00DD63BF">
      <w:pPr>
        <w:pStyle w:val="Heading2"/>
        <w:tabs>
          <w:tab w:val="left" w:pos="567"/>
        </w:tabs>
        <w:spacing w:line="240" w:lineRule="auto"/>
        <w:rPr>
          <w:rFonts w:ascii="Times New Roman" w:eastAsia="Times New Roman" w:hAnsi="Times New Roman" w:cs="Arial"/>
          <w:i w:val="0"/>
          <w:color w:val="000000" w:themeColor="text1"/>
          <w:lang w:eastAsia="de-DE"/>
        </w:rPr>
      </w:pPr>
      <w:r w:rsidRPr="00801927">
        <w:rPr>
          <w:rFonts w:ascii="Times New Roman" w:eastAsia="Times New Roman" w:hAnsi="Times New Roman" w:cs="Arial"/>
          <w:i w:val="0"/>
          <w:color w:val="000000" w:themeColor="text1"/>
          <w:lang w:eastAsia="de-DE"/>
        </w:rPr>
        <w:t>2</w:t>
      </w:r>
      <w:r w:rsidR="00341667" w:rsidRPr="00801927">
        <w:rPr>
          <w:rFonts w:ascii="Times New Roman" w:eastAsia="Times New Roman" w:hAnsi="Times New Roman" w:cs="Arial"/>
          <w:i w:val="0"/>
          <w:color w:val="000000" w:themeColor="text1"/>
          <w:lang w:eastAsia="de-DE"/>
        </w:rPr>
        <w:t>.  Coefficient of variation</w:t>
      </w:r>
    </w:p>
    <w:p w14:paraId="1740F556" w14:textId="33A23715" w:rsidR="00341667" w:rsidRPr="006A51D2" w:rsidRDefault="00341667"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For a given season </w:t>
      </w:r>
      <w:r w:rsidRPr="006A51D2">
        <w:rPr>
          <w:rFonts w:ascii="Times New Roman" w:hAnsi="Times New Roman"/>
          <w:i/>
          <w:color w:val="000000" w:themeColor="text1"/>
          <w:sz w:val="26"/>
          <w:szCs w:val="26"/>
        </w:rPr>
        <w:t>S</w:t>
      </w:r>
      <w:r w:rsidRPr="006A51D2">
        <w:rPr>
          <w:rFonts w:ascii="Times New Roman" w:hAnsi="Times New Roman"/>
          <w:color w:val="000000" w:themeColor="text1"/>
          <w:sz w:val="26"/>
          <w:szCs w:val="26"/>
        </w:rPr>
        <w:t xml:space="preserve">, the number of teams in the top tier of English football </w:t>
      </w:r>
      <w:r w:rsidR="00FD427B" w:rsidRPr="006A51D2">
        <w:rPr>
          <w:rFonts w:ascii="Times New Roman" w:hAnsi="Times New Roman"/>
          <w:color w:val="000000" w:themeColor="text1"/>
          <w:sz w:val="26"/>
          <w:szCs w:val="26"/>
        </w:rPr>
        <w:t xml:space="preserve">is denoted </w:t>
      </w:r>
      <w:r w:rsidRPr="006A51D2">
        <w:rPr>
          <w:rFonts w:ascii="Times New Roman" w:hAnsi="Times New Roman"/>
          <w:color w:val="000000" w:themeColor="text1"/>
          <w:sz w:val="26"/>
          <w:szCs w:val="26"/>
        </w:rPr>
        <w:t xml:space="preserve">by </w:t>
      </w:r>
      <w:r w:rsidRPr="006A51D2">
        <w:rPr>
          <w:rFonts w:ascii="Times New Roman" w:hAnsi="Times New Roman"/>
          <w:i/>
          <w:color w:val="000000" w:themeColor="text1"/>
          <w:sz w:val="26"/>
          <w:szCs w:val="26"/>
        </w:rPr>
        <w:t>N</w:t>
      </w:r>
      <w:r w:rsidRPr="006A51D2">
        <w:rPr>
          <w:rFonts w:ascii="Times New Roman" w:hAnsi="Times New Roman"/>
          <w:i/>
          <w:color w:val="000000" w:themeColor="text1"/>
          <w:sz w:val="26"/>
          <w:szCs w:val="26"/>
          <w:vertAlign w:val="subscript"/>
        </w:rPr>
        <w:t>S</w:t>
      </w:r>
      <w:r w:rsidRPr="006A51D2">
        <w:rPr>
          <w:rFonts w:ascii="Times New Roman" w:hAnsi="Times New Roman"/>
          <w:color w:val="000000" w:themeColor="text1"/>
          <w:sz w:val="26"/>
          <w:szCs w:val="26"/>
        </w:rPr>
        <w:t xml:space="preserve"> </w:t>
      </w:r>
      <w:r w:rsidR="00526D45">
        <w:rPr>
          <w:rFonts w:ascii="Times New Roman" w:hAnsi="Times New Roman"/>
          <w:color w:val="000000" w:themeColor="text1"/>
          <w:sz w:val="26"/>
          <w:szCs w:val="26"/>
        </w:rPr>
        <w:t>(</w:t>
      </w:r>
      <w:r w:rsidRPr="006A51D2">
        <w:rPr>
          <w:rFonts w:ascii="Times New Roman" w:hAnsi="Times New Roman"/>
          <w:i/>
          <w:color w:val="000000" w:themeColor="text1"/>
          <w:sz w:val="26"/>
          <w:szCs w:val="26"/>
        </w:rPr>
        <w:t>S</w:t>
      </w:r>
      <w:r w:rsidRPr="006A51D2">
        <w:rPr>
          <w:rFonts w:ascii="Times New Roman" w:hAnsi="Times New Roman"/>
          <w:color w:val="000000" w:themeColor="text1"/>
          <w:sz w:val="26"/>
          <w:szCs w:val="26"/>
        </w:rPr>
        <w:t xml:space="preserve"> </w:t>
      </w:r>
      <w:r w:rsidR="007A2766" w:rsidRPr="006A51D2">
        <w:rPr>
          <w:rFonts w:ascii="Times New Roman" w:hAnsi="Times New Roman"/>
          <w:color w:val="000000" w:themeColor="text1"/>
          <w:sz w:val="26"/>
          <w:szCs w:val="26"/>
        </w:rPr>
        <w:t>= 1890/1</w:t>
      </w:r>
      <w:r w:rsidRPr="006A51D2">
        <w:rPr>
          <w:rFonts w:ascii="Times New Roman" w:hAnsi="Times New Roman"/>
          <w:color w:val="000000" w:themeColor="text1"/>
          <w:sz w:val="26"/>
          <w:szCs w:val="26"/>
        </w:rPr>
        <w:t>,</w:t>
      </w:r>
      <w:r w:rsidR="007A2766" w:rsidRPr="006A51D2">
        <w:rPr>
          <w:rFonts w:ascii="Times New Roman" w:hAnsi="Times New Roman"/>
          <w:color w:val="000000" w:themeColor="text1"/>
          <w:sz w:val="26"/>
          <w:szCs w:val="26"/>
        </w:rPr>
        <w:t xml:space="preserve"> 18</w:t>
      </w:r>
      <w:r w:rsidRPr="006A51D2">
        <w:rPr>
          <w:rFonts w:ascii="Times New Roman" w:hAnsi="Times New Roman"/>
          <w:color w:val="000000" w:themeColor="text1"/>
          <w:sz w:val="26"/>
          <w:szCs w:val="26"/>
        </w:rPr>
        <w:t>9</w:t>
      </w:r>
      <w:r w:rsidR="007A2766" w:rsidRPr="006A51D2">
        <w:rPr>
          <w:rFonts w:ascii="Times New Roman" w:hAnsi="Times New Roman"/>
          <w:color w:val="000000" w:themeColor="text1"/>
          <w:sz w:val="26"/>
          <w:szCs w:val="26"/>
        </w:rPr>
        <w:t>1/2</w:t>
      </w:r>
      <w:r w:rsidRPr="006A51D2">
        <w:rPr>
          <w:rFonts w:ascii="Times New Roman" w:hAnsi="Times New Roman"/>
          <w:color w:val="000000" w:themeColor="text1"/>
          <w:sz w:val="26"/>
          <w:szCs w:val="26"/>
        </w:rPr>
        <w:t>,…,</w:t>
      </w:r>
      <w:r w:rsidR="007A2766" w:rsidRPr="006A51D2">
        <w:rPr>
          <w:rFonts w:ascii="Times New Roman" w:hAnsi="Times New Roman"/>
          <w:color w:val="000000" w:themeColor="text1"/>
          <w:sz w:val="26"/>
          <w:szCs w:val="26"/>
        </w:rPr>
        <w:t xml:space="preserve"> 1914/15, 1967/8, 1968/9, …, 2016/7</w:t>
      </w:r>
      <w:r w:rsidR="00526D45">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w:t>
      </w:r>
      <w:r w:rsidR="00FD427B" w:rsidRPr="006A51D2">
        <w:rPr>
          <w:rFonts w:ascii="Times New Roman" w:hAnsi="Times New Roman"/>
          <w:color w:val="000000" w:themeColor="text1"/>
          <w:sz w:val="26"/>
          <w:szCs w:val="26"/>
        </w:rPr>
        <w:t>T</w:t>
      </w:r>
      <w:r w:rsidRPr="006A51D2">
        <w:rPr>
          <w:rFonts w:ascii="Times New Roman" w:hAnsi="Times New Roman"/>
          <w:color w:val="000000" w:themeColor="text1"/>
          <w:sz w:val="26"/>
          <w:szCs w:val="26"/>
        </w:rPr>
        <w:t xml:space="preserve">he actual number of points scored by the team finishing in </w:t>
      </w:r>
      <w:r w:rsidRPr="006A51D2">
        <w:rPr>
          <w:rFonts w:ascii="Times New Roman" w:hAnsi="Times New Roman"/>
          <w:i/>
          <w:color w:val="000000" w:themeColor="text1"/>
          <w:sz w:val="26"/>
          <w:szCs w:val="26"/>
        </w:rPr>
        <w:t>t</w:t>
      </w:r>
      <w:r w:rsidR="00FD427B" w:rsidRPr="006A51D2">
        <w:rPr>
          <w:rFonts w:ascii="Times New Roman" w:hAnsi="Times New Roman"/>
          <w:color w:val="000000" w:themeColor="text1"/>
          <w:sz w:val="26"/>
          <w:szCs w:val="26"/>
        </w:rPr>
        <w:t>-th</w:t>
      </w:r>
      <w:r w:rsidRPr="006A51D2">
        <w:rPr>
          <w:rFonts w:ascii="Times New Roman" w:hAnsi="Times New Roman"/>
          <w:color w:val="000000" w:themeColor="text1"/>
          <w:sz w:val="26"/>
          <w:szCs w:val="26"/>
        </w:rPr>
        <w:t xml:space="preserve"> position in the top tier in season </w:t>
      </w:r>
      <w:r w:rsidRPr="006A51D2">
        <w:rPr>
          <w:rFonts w:ascii="Times New Roman" w:hAnsi="Times New Roman"/>
          <w:i/>
          <w:color w:val="000000" w:themeColor="text1"/>
          <w:sz w:val="26"/>
          <w:szCs w:val="26"/>
        </w:rPr>
        <w:t>S</w:t>
      </w:r>
      <w:r w:rsidRPr="006A51D2">
        <w:rPr>
          <w:rFonts w:ascii="Times New Roman" w:hAnsi="Times New Roman"/>
          <w:color w:val="000000" w:themeColor="text1"/>
          <w:sz w:val="26"/>
          <w:szCs w:val="26"/>
        </w:rPr>
        <w:t xml:space="preserve"> </w:t>
      </w:r>
      <w:r w:rsidR="00FD427B" w:rsidRPr="006A51D2">
        <w:rPr>
          <w:rFonts w:ascii="Times New Roman" w:hAnsi="Times New Roman"/>
          <w:color w:val="000000" w:themeColor="text1"/>
          <w:sz w:val="26"/>
          <w:szCs w:val="26"/>
        </w:rPr>
        <w:t xml:space="preserve">is expressed as </w:t>
      </w:r>
      <w:r w:rsidRPr="006A51D2">
        <w:rPr>
          <w:rFonts w:ascii="Times New Roman" w:hAnsi="Times New Roman"/>
          <w:i/>
          <w:color w:val="000000" w:themeColor="text1"/>
          <w:sz w:val="26"/>
          <w:szCs w:val="26"/>
        </w:rPr>
        <w:t>x</w:t>
      </w:r>
      <w:r w:rsidRPr="006A51D2">
        <w:rPr>
          <w:rFonts w:ascii="Times New Roman" w:hAnsi="Times New Roman"/>
          <w:i/>
          <w:color w:val="000000" w:themeColor="text1"/>
          <w:sz w:val="26"/>
          <w:szCs w:val="26"/>
          <w:vertAlign w:val="subscript"/>
        </w:rPr>
        <w:t>St</w:t>
      </w:r>
      <w:r w:rsidRPr="006A51D2">
        <w:rPr>
          <w:rFonts w:ascii="Times New Roman" w:hAnsi="Times New Roman"/>
          <w:color w:val="000000" w:themeColor="text1"/>
          <w:sz w:val="26"/>
          <w:szCs w:val="26"/>
        </w:rPr>
        <w:t xml:space="preserve"> </w:t>
      </w:r>
      <w:r w:rsidR="00526D45">
        <w:rPr>
          <w:rFonts w:ascii="Times New Roman" w:hAnsi="Times New Roman"/>
          <w:color w:val="000000" w:themeColor="text1"/>
          <w:sz w:val="26"/>
          <w:szCs w:val="26"/>
        </w:rPr>
        <w:t>(</w:t>
      </w:r>
      <w:r w:rsidRPr="006A51D2">
        <w:rPr>
          <w:rFonts w:ascii="Times New Roman" w:hAnsi="Times New Roman"/>
          <w:i/>
          <w:color w:val="000000" w:themeColor="text1"/>
          <w:sz w:val="26"/>
          <w:szCs w:val="26"/>
        </w:rPr>
        <w:t>t</w:t>
      </w:r>
      <w:r w:rsidRPr="006A51D2">
        <w:rPr>
          <w:rFonts w:ascii="Times New Roman" w:hAnsi="Times New Roman"/>
          <w:color w:val="000000" w:themeColor="text1"/>
          <w:sz w:val="26"/>
          <w:szCs w:val="26"/>
        </w:rPr>
        <w:t xml:space="preserve"> = 1,</w:t>
      </w:r>
      <w:r w:rsidR="0043092C" w:rsidRPr="006A51D2">
        <w:rPr>
          <w:rFonts w:ascii="Times New Roman" w:hAnsi="Times New Roman"/>
          <w:color w:val="000000" w:themeColor="text1"/>
          <w:sz w:val="26"/>
          <w:szCs w:val="26"/>
        </w:rPr>
        <w:t xml:space="preserve"> </w:t>
      </w:r>
      <w:r w:rsidRPr="006A51D2">
        <w:rPr>
          <w:rFonts w:ascii="Times New Roman" w:hAnsi="Times New Roman"/>
          <w:color w:val="000000" w:themeColor="text1"/>
          <w:sz w:val="26"/>
          <w:szCs w:val="26"/>
        </w:rPr>
        <w:t xml:space="preserve">2,…, </w:t>
      </w:r>
      <w:r w:rsidRPr="006A51D2">
        <w:rPr>
          <w:rFonts w:ascii="Times New Roman" w:hAnsi="Times New Roman"/>
          <w:i/>
          <w:color w:val="000000" w:themeColor="text1"/>
          <w:sz w:val="26"/>
          <w:szCs w:val="26"/>
        </w:rPr>
        <w:t>N</w:t>
      </w:r>
      <w:r w:rsidRPr="006A51D2">
        <w:rPr>
          <w:rFonts w:ascii="Times New Roman" w:hAnsi="Times New Roman"/>
          <w:i/>
          <w:color w:val="000000" w:themeColor="text1"/>
          <w:sz w:val="26"/>
          <w:szCs w:val="26"/>
          <w:vertAlign w:val="subscript"/>
        </w:rPr>
        <w:t>S</w:t>
      </w:r>
      <w:r w:rsidR="00526D45">
        <w:rPr>
          <w:rFonts w:ascii="Times New Roman" w:hAnsi="Times New Roman"/>
          <w:color w:val="000000" w:themeColor="text1"/>
          <w:sz w:val="26"/>
          <w:szCs w:val="26"/>
        </w:rPr>
        <w:t>)</w:t>
      </w:r>
      <w:r w:rsidR="0058784F" w:rsidRPr="006A51D2">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The </w:t>
      </w:r>
      <w:r w:rsidR="008616E9" w:rsidRPr="006A51D2">
        <w:rPr>
          <w:rFonts w:ascii="Times New Roman" w:hAnsi="Times New Roman"/>
          <w:color w:val="000000" w:themeColor="text1"/>
          <w:sz w:val="26"/>
          <w:szCs w:val="26"/>
        </w:rPr>
        <w:t xml:space="preserve">arithmetic </w:t>
      </w:r>
      <w:r w:rsidRPr="006A51D2">
        <w:rPr>
          <w:rFonts w:ascii="Times New Roman" w:hAnsi="Times New Roman"/>
          <w:color w:val="000000" w:themeColor="text1"/>
          <w:sz w:val="26"/>
          <w:szCs w:val="26"/>
        </w:rPr>
        <w:t xml:space="preserve">mean (or expected) number of points accrued by teams in the top tier in season </w:t>
      </w:r>
      <w:r w:rsidRPr="006A51D2">
        <w:rPr>
          <w:rFonts w:ascii="Times New Roman" w:hAnsi="Times New Roman"/>
          <w:i/>
          <w:color w:val="000000" w:themeColor="text1"/>
          <w:sz w:val="26"/>
          <w:szCs w:val="26"/>
        </w:rPr>
        <w:t>S</w:t>
      </w:r>
      <w:r w:rsidRPr="006A51D2">
        <w:rPr>
          <w:rFonts w:ascii="Times New Roman" w:hAnsi="Times New Roman"/>
          <w:color w:val="000000" w:themeColor="text1"/>
          <w:sz w:val="26"/>
          <w:szCs w:val="26"/>
        </w:rPr>
        <w:t xml:space="preserve"> </w:t>
      </w:r>
      <w:r w:rsidR="00FD427B" w:rsidRPr="006A51D2">
        <w:rPr>
          <w:rFonts w:ascii="Times New Roman" w:hAnsi="Times New Roman"/>
          <w:color w:val="000000" w:themeColor="text1"/>
          <w:sz w:val="26"/>
          <w:szCs w:val="26"/>
        </w:rPr>
        <w:t>can</w:t>
      </w:r>
      <w:r w:rsidRPr="006A51D2">
        <w:rPr>
          <w:rFonts w:ascii="Times New Roman" w:hAnsi="Times New Roman"/>
          <w:color w:val="000000" w:themeColor="text1"/>
          <w:sz w:val="26"/>
          <w:szCs w:val="26"/>
        </w:rPr>
        <w:t xml:space="preserve"> be calculated as follows:</w:t>
      </w:r>
    </w:p>
    <w:p w14:paraId="3210B28C" w14:textId="6EB1BA37" w:rsidR="00341667" w:rsidRPr="006A51D2" w:rsidRDefault="00341667" w:rsidP="00DD63BF">
      <w:pPr>
        <w:spacing w:after="0" w:line="240" w:lineRule="auto"/>
        <w:jc w:val="both"/>
        <w:rPr>
          <w:rFonts w:ascii="Times New Roman" w:hAnsi="Times New Roman"/>
          <w:color w:val="000000" w:themeColor="text1"/>
          <w:sz w:val="26"/>
          <w:szCs w:val="26"/>
          <w:lang w:val="de-DE"/>
        </w:rPr>
      </w:pPr>
      <w:r w:rsidRPr="006A51D2">
        <w:rPr>
          <w:rFonts w:ascii="Times New Roman" w:hAnsi="Times New Roman"/>
          <w:i/>
          <w:color w:val="000000" w:themeColor="text1"/>
          <w:sz w:val="26"/>
          <w:szCs w:val="26"/>
          <w:lang w:val="de-DE"/>
        </w:rPr>
        <w:t>E</w:t>
      </w:r>
      <w:r w:rsidRPr="006A51D2">
        <w:rPr>
          <w:rFonts w:ascii="Times New Roman" w:hAnsi="Times New Roman"/>
          <w:i/>
          <w:color w:val="000000" w:themeColor="text1"/>
          <w:sz w:val="26"/>
          <w:szCs w:val="26"/>
          <w:vertAlign w:val="subscript"/>
          <w:lang w:val="de-DE"/>
        </w:rPr>
        <w:t>S</w:t>
      </w:r>
      <w:r w:rsidRPr="006A51D2">
        <w:rPr>
          <w:rFonts w:ascii="Times New Roman" w:hAnsi="Times New Roman"/>
          <w:i/>
          <w:color w:val="000000" w:themeColor="text1"/>
          <w:sz w:val="26"/>
          <w:szCs w:val="26"/>
          <w:lang w:val="de-DE"/>
        </w:rPr>
        <w:t>[X]</w:t>
      </w:r>
      <w:r w:rsidRPr="006A51D2">
        <w:rPr>
          <w:rFonts w:ascii="Times New Roman" w:hAnsi="Times New Roman"/>
          <w:color w:val="000000" w:themeColor="text1"/>
          <w:sz w:val="26"/>
          <w:szCs w:val="26"/>
          <w:lang w:val="de-DE"/>
        </w:rPr>
        <w:t xml:space="preserve"> = (</w:t>
      </w:r>
      <w:r w:rsidRPr="006A51D2">
        <w:rPr>
          <w:rFonts w:ascii="Times New Roman" w:hAnsi="Times New Roman"/>
          <w:i/>
          <w:color w:val="000000" w:themeColor="text1"/>
          <w:sz w:val="26"/>
          <w:szCs w:val="26"/>
          <w:lang w:val="de-DE"/>
        </w:rPr>
        <w:t>x</w:t>
      </w:r>
      <w:r w:rsidRPr="006A51D2">
        <w:rPr>
          <w:rFonts w:ascii="Times New Roman" w:hAnsi="Times New Roman"/>
          <w:i/>
          <w:color w:val="000000" w:themeColor="text1"/>
          <w:sz w:val="26"/>
          <w:szCs w:val="26"/>
          <w:vertAlign w:val="subscript"/>
          <w:lang w:val="de-DE"/>
        </w:rPr>
        <w:t>S1</w:t>
      </w:r>
      <w:r w:rsidRPr="006A51D2">
        <w:rPr>
          <w:rFonts w:ascii="Times New Roman" w:hAnsi="Times New Roman"/>
          <w:color w:val="000000" w:themeColor="text1"/>
          <w:sz w:val="26"/>
          <w:szCs w:val="26"/>
          <w:lang w:val="de-DE"/>
        </w:rPr>
        <w:t xml:space="preserve"> + </w:t>
      </w:r>
      <w:r w:rsidRPr="006A51D2">
        <w:rPr>
          <w:rFonts w:ascii="Times New Roman" w:hAnsi="Times New Roman"/>
          <w:i/>
          <w:color w:val="000000" w:themeColor="text1"/>
          <w:sz w:val="26"/>
          <w:szCs w:val="26"/>
          <w:lang w:val="de-DE"/>
        </w:rPr>
        <w:t>x</w:t>
      </w:r>
      <w:r w:rsidRPr="006A51D2">
        <w:rPr>
          <w:rFonts w:ascii="Times New Roman" w:hAnsi="Times New Roman"/>
          <w:i/>
          <w:color w:val="000000" w:themeColor="text1"/>
          <w:sz w:val="26"/>
          <w:szCs w:val="26"/>
          <w:vertAlign w:val="subscript"/>
          <w:lang w:val="de-DE"/>
        </w:rPr>
        <w:t>S2</w:t>
      </w:r>
      <w:r w:rsidRPr="006A51D2">
        <w:rPr>
          <w:rFonts w:ascii="Times New Roman" w:hAnsi="Times New Roman"/>
          <w:i/>
          <w:color w:val="000000" w:themeColor="text1"/>
          <w:sz w:val="26"/>
          <w:szCs w:val="26"/>
          <w:lang w:val="de-DE"/>
        </w:rPr>
        <w:t xml:space="preserve"> </w:t>
      </w:r>
      <w:r w:rsidRPr="006A51D2">
        <w:rPr>
          <w:rFonts w:ascii="Times New Roman" w:hAnsi="Times New Roman"/>
          <w:color w:val="000000" w:themeColor="text1"/>
          <w:sz w:val="26"/>
          <w:szCs w:val="26"/>
          <w:lang w:val="de-DE"/>
        </w:rPr>
        <w:t xml:space="preserve">+ … + </w:t>
      </w:r>
      <w:r w:rsidRPr="006A51D2">
        <w:rPr>
          <w:rFonts w:ascii="Times New Roman" w:hAnsi="Times New Roman"/>
          <w:i/>
          <w:color w:val="000000" w:themeColor="text1"/>
          <w:sz w:val="26"/>
          <w:szCs w:val="26"/>
          <w:lang w:val="de-DE"/>
        </w:rPr>
        <w:t>x</w:t>
      </w:r>
      <w:r w:rsidRPr="006A51D2">
        <w:rPr>
          <w:rFonts w:ascii="Times New Roman" w:hAnsi="Times New Roman"/>
          <w:i/>
          <w:color w:val="000000" w:themeColor="text1"/>
          <w:sz w:val="26"/>
          <w:szCs w:val="26"/>
          <w:vertAlign w:val="subscript"/>
          <w:lang w:val="de-DE"/>
        </w:rPr>
        <w:t>SNS</w:t>
      </w:r>
      <w:r w:rsidRPr="006A51D2">
        <w:rPr>
          <w:rFonts w:ascii="Times New Roman" w:hAnsi="Times New Roman"/>
          <w:color w:val="000000" w:themeColor="text1"/>
          <w:sz w:val="26"/>
          <w:szCs w:val="26"/>
          <w:lang w:val="de-DE"/>
        </w:rPr>
        <w:t xml:space="preserve">) / </w:t>
      </w:r>
      <w:r w:rsidRPr="006A51D2">
        <w:rPr>
          <w:rFonts w:ascii="Times New Roman" w:hAnsi="Times New Roman"/>
          <w:i/>
          <w:color w:val="000000" w:themeColor="text1"/>
          <w:sz w:val="26"/>
          <w:szCs w:val="26"/>
          <w:lang w:val="de-DE"/>
        </w:rPr>
        <w:t>N</w:t>
      </w:r>
      <w:r w:rsidRPr="006A51D2">
        <w:rPr>
          <w:rFonts w:ascii="Times New Roman" w:hAnsi="Times New Roman"/>
          <w:i/>
          <w:color w:val="000000" w:themeColor="text1"/>
          <w:sz w:val="26"/>
          <w:szCs w:val="26"/>
          <w:vertAlign w:val="subscript"/>
          <w:lang w:val="de-DE"/>
        </w:rPr>
        <w:t>S</w:t>
      </w:r>
    </w:p>
    <w:p w14:paraId="459E6838" w14:textId="77777777" w:rsidR="00341667" w:rsidRPr="006A51D2" w:rsidRDefault="00341667"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The variance in the number of points accrued by teams in the top tier in season </w:t>
      </w:r>
      <w:r w:rsidRPr="006A51D2">
        <w:rPr>
          <w:rFonts w:ascii="Times New Roman" w:hAnsi="Times New Roman"/>
          <w:i/>
          <w:color w:val="000000" w:themeColor="text1"/>
          <w:sz w:val="26"/>
          <w:szCs w:val="26"/>
        </w:rPr>
        <w:t>S</w:t>
      </w:r>
      <w:r w:rsidRPr="006A51D2">
        <w:rPr>
          <w:rFonts w:ascii="Times New Roman" w:hAnsi="Times New Roman"/>
          <w:color w:val="000000" w:themeColor="text1"/>
          <w:sz w:val="26"/>
          <w:szCs w:val="26"/>
        </w:rPr>
        <w:t xml:space="preserve"> can be computed in the following way:</w:t>
      </w:r>
    </w:p>
    <w:p w14:paraId="6911117F" w14:textId="35B312DB" w:rsidR="00341667" w:rsidRPr="006A51D2" w:rsidRDefault="00341667" w:rsidP="00DD63BF">
      <w:pPr>
        <w:spacing w:after="0" w:line="240" w:lineRule="auto"/>
        <w:jc w:val="both"/>
        <w:rPr>
          <w:rFonts w:ascii="Times New Roman" w:hAnsi="Times New Roman"/>
          <w:color w:val="000000" w:themeColor="text1"/>
          <w:sz w:val="26"/>
          <w:szCs w:val="26"/>
          <w:lang w:val="de-DE"/>
        </w:rPr>
      </w:pPr>
      <w:r w:rsidRPr="006A51D2">
        <w:rPr>
          <w:rFonts w:ascii="Times New Roman" w:hAnsi="Times New Roman"/>
          <w:i/>
          <w:color w:val="000000" w:themeColor="text1"/>
          <w:sz w:val="26"/>
          <w:szCs w:val="26"/>
          <w:lang w:val="de-DE"/>
        </w:rPr>
        <w:t>Var</w:t>
      </w:r>
      <w:r w:rsidRPr="006A51D2">
        <w:rPr>
          <w:rFonts w:ascii="Times New Roman" w:hAnsi="Times New Roman"/>
          <w:i/>
          <w:color w:val="000000" w:themeColor="text1"/>
          <w:sz w:val="26"/>
          <w:szCs w:val="26"/>
          <w:vertAlign w:val="subscript"/>
          <w:lang w:val="de-DE"/>
        </w:rPr>
        <w:t>S</w:t>
      </w:r>
      <w:r w:rsidRPr="006A51D2">
        <w:rPr>
          <w:rFonts w:ascii="Times New Roman" w:hAnsi="Times New Roman"/>
          <w:i/>
          <w:color w:val="000000" w:themeColor="text1"/>
          <w:sz w:val="26"/>
          <w:szCs w:val="26"/>
          <w:lang w:val="de-DE"/>
        </w:rPr>
        <w:t>[X] = E</w:t>
      </w:r>
      <w:r w:rsidRPr="006A51D2">
        <w:rPr>
          <w:rFonts w:ascii="Times New Roman" w:hAnsi="Times New Roman"/>
          <w:i/>
          <w:color w:val="000000" w:themeColor="text1"/>
          <w:sz w:val="26"/>
          <w:szCs w:val="26"/>
          <w:vertAlign w:val="subscript"/>
          <w:lang w:val="de-DE"/>
        </w:rPr>
        <w:t>S</w:t>
      </w:r>
      <w:r w:rsidRPr="006A51D2">
        <w:rPr>
          <w:rFonts w:ascii="Times New Roman" w:hAnsi="Times New Roman"/>
          <w:i/>
          <w:color w:val="000000" w:themeColor="text1"/>
          <w:sz w:val="26"/>
          <w:szCs w:val="26"/>
          <w:lang w:val="de-DE"/>
        </w:rPr>
        <w:t xml:space="preserve">[X </w:t>
      </w:r>
      <w:r w:rsidRPr="006A51D2">
        <w:rPr>
          <w:rFonts w:ascii="Times New Roman" w:hAnsi="Times New Roman"/>
          <w:i/>
          <w:color w:val="000000" w:themeColor="text1"/>
          <w:sz w:val="26"/>
          <w:szCs w:val="26"/>
          <w:vertAlign w:val="superscript"/>
          <w:lang w:val="de-DE"/>
        </w:rPr>
        <w:t>2</w:t>
      </w:r>
      <w:r w:rsidRPr="006A51D2">
        <w:rPr>
          <w:rFonts w:ascii="Times New Roman" w:hAnsi="Times New Roman"/>
          <w:i/>
          <w:color w:val="000000" w:themeColor="text1"/>
          <w:sz w:val="26"/>
          <w:szCs w:val="26"/>
          <w:lang w:val="de-DE"/>
        </w:rPr>
        <w:t>] – {E</w:t>
      </w:r>
      <w:r w:rsidRPr="006A51D2">
        <w:rPr>
          <w:rFonts w:ascii="Times New Roman" w:hAnsi="Times New Roman"/>
          <w:i/>
          <w:color w:val="000000" w:themeColor="text1"/>
          <w:sz w:val="26"/>
          <w:szCs w:val="26"/>
          <w:vertAlign w:val="subscript"/>
          <w:lang w:val="de-DE"/>
        </w:rPr>
        <w:t>S</w:t>
      </w:r>
      <w:r w:rsidRPr="006A51D2">
        <w:rPr>
          <w:rFonts w:ascii="Times New Roman" w:hAnsi="Times New Roman"/>
          <w:i/>
          <w:color w:val="000000" w:themeColor="text1"/>
          <w:sz w:val="26"/>
          <w:szCs w:val="26"/>
          <w:lang w:val="de-DE"/>
        </w:rPr>
        <w:t>[X] }</w:t>
      </w:r>
      <w:r w:rsidRPr="006A51D2">
        <w:rPr>
          <w:rFonts w:ascii="Times New Roman" w:hAnsi="Times New Roman"/>
          <w:i/>
          <w:color w:val="000000" w:themeColor="text1"/>
          <w:sz w:val="26"/>
          <w:szCs w:val="26"/>
          <w:vertAlign w:val="superscript"/>
          <w:lang w:val="de-DE"/>
        </w:rPr>
        <w:t>2</w:t>
      </w:r>
    </w:p>
    <w:p w14:paraId="4ED91738" w14:textId="0952BF3F" w:rsidR="00341667" w:rsidRPr="006A51D2" w:rsidRDefault="00341667"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The standard deviation, </w:t>
      </w:r>
      <w:r w:rsidRPr="006A51D2">
        <w:rPr>
          <w:rFonts w:ascii="Times New Roman" w:hAnsi="Times New Roman"/>
          <w:i/>
          <w:color w:val="000000" w:themeColor="text1"/>
          <w:sz w:val="26"/>
          <w:szCs w:val="26"/>
        </w:rPr>
        <w:t>SD</w:t>
      </w:r>
      <w:r w:rsidRPr="006A51D2">
        <w:rPr>
          <w:rFonts w:ascii="Times New Roman" w:hAnsi="Times New Roman"/>
          <w:i/>
          <w:color w:val="000000" w:themeColor="text1"/>
          <w:sz w:val="26"/>
          <w:szCs w:val="26"/>
          <w:vertAlign w:val="subscript"/>
        </w:rPr>
        <w:t>S</w:t>
      </w:r>
      <w:r w:rsidRPr="006A51D2">
        <w:rPr>
          <w:rFonts w:ascii="Times New Roman" w:hAnsi="Times New Roman"/>
          <w:i/>
          <w:color w:val="000000" w:themeColor="text1"/>
          <w:sz w:val="26"/>
          <w:szCs w:val="26"/>
        </w:rPr>
        <w:t>[X]</w:t>
      </w:r>
      <w:r w:rsidRPr="006A51D2">
        <w:rPr>
          <w:rFonts w:ascii="Times New Roman" w:hAnsi="Times New Roman"/>
          <w:color w:val="000000" w:themeColor="text1"/>
          <w:sz w:val="26"/>
          <w:szCs w:val="26"/>
        </w:rPr>
        <w:t xml:space="preserve">, of the number of points accrued by teams in the top tier in season </w:t>
      </w:r>
      <w:r w:rsidRPr="006A51D2">
        <w:rPr>
          <w:rFonts w:ascii="Times New Roman" w:hAnsi="Times New Roman"/>
          <w:i/>
          <w:color w:val="000000" w:themeColor="text1"/>
          <w:sz w:val="26"/>
          <w:szCs w:val="26"/>
        </w:rPr>
        <w:t>S</w:t>
      </w:r>
      <w:r w:rsidRPr="006A51D2">
        <w:rPr>
          <w:rFonts w:ascii="Times New Roman" w:hAnsi="Times New Roman"/>
          <w:color w:val="000000" w:themeColor="text1"/>
          <w:sz w:val="26"/>
          <w:szCs w:val="26"/>
        </w:rPr>
        <w:t xml:space="preserve"> is the square root of the variance, </w:t>
      </w:r>
      <w:r w:rsidRPr="006A51D2">
        <w:rPr>
          <w:rFonts w:ascii="Times New Roman" w:hAnsi="Times New Roman"/>
          <w:i/>
          <w:color w:val="000000" w:themeColor="text1"/>
          <w:sz w:val="26"/>
          <w:szCs w:val="26"/>
        </w:rPr>
        <w:t>Var</w:t>
      </w:r>
      <w:r w:rsidRPr="006A51D2">
        <w:rPr>
          <w:rFonts w:ascii="Times New Roman" w:hAnsi="Times New Roman"/>
          <w:i/>
          <w:color w:val="000000" w:themeColor="text1"/>
          <w:sz w:val="26"/>
          <w:szCs w:val="26"/>
          <w:vertAlign w:val="subscript"/>
        </w:rPr>
        <w:t>S</w:t>
      </w:r>
      <w:r w:rsidRPr="006A51D2">
        <w:rPr>
          <w:rFonts w:ascii="Times New Roman" w:hAnsi="Times New Roman"/>
          <w:i/>
          <w:color w:val="000000" w:themeColor="text1"/>
          <w:sz w:val="26"/>
          <w:szCs w:val="26"/>
        </w:rPr>
        <w:t>[X]</w:t>
      </w:r>
      <w:r w:rsidRPr="006A51D2">
        <w:rPr>
          <w:rFonts w:ascii="Times New Roman" w:hAnsi="Times New Roman"/>
          <w:color w:val="000000" w:themeColor="text1"/>
          <w:sz w:val="26"/>
          <w:szCs w:val="26"/>
        </w:rPr>
        <w:t>.</w:t>
      </w:r>
    </w:p>
    <w:p w14:paraId="795C9043" w14:textId="77777777" w:rsidR="00341667" w:rsidRPr="006A51D2" w:rsidRDefault="00341667"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The coefficient of variation (</w:t>
      </w:r>
      <w:r w:rsidRPr="006A51D2">
        <w:rPr>
          <w:rFonts w:ascii="Times New Roman" w:hAnsi="Times New Roman"/>
          <w:i/>
          <w:color w:val="000000" w:themeColor="text1"/>
          <w:sz w:val="26"/>
          <w:szCs w:val="26"/>
        </w:rPr>
        <w:t>CV</w:t>
      </w:r>
      <w:r w:rsidRPr="006A51D2">
        <w:rPr>
          <w:rFonts w:ascii="Times New Roman" w:hAnsi="Times New Roman"/>
          <w:color w:val="000000" w:themeColor="text1"/>
          <w:sz w:val="26"/>
          <w:szCs w:val="26"/>
        </w:rPr>
        <w:t xml:space="preserve">) for season </w:t>
      </w:r>
      <w:r w:rsidRPr="006A51D2">
        <w:rPr>
          <w:rFonts w:ascii="Times New Roman" w:hAnsi="Times New Roman"/>
          <w:i/>
          <w:color w:val="000000" w:themeColor="text1"/>
          <w:sz w:val="26"/>
          <w:szCs w:val="26"/>
        </w:rPr>
        <w:t>S</w:t>
      </w:r>
      <w:r w:rsidRPr="006A51D2">
        <w:rPr>
          <w:rFonts w:ascii="Times New Roman" w:hAnsi="Times New Roman"/>
          <w:color w:val="000000" w:themeColor="text1"/>
          <w:sz w:val="26"/>
          <w:szCs w:val="26"/>
        </w:rPr>
        <w:t xml:space="preserve"> </w:t>
      </w:r>
      <w:r w:rsidR="00FD427B" w:rsidRPr="006A51D2">
        <w:rPr>
          <w:rFonts w:ascii="Times New Roman" w:hAnsi="Times New Roman"/>
          <w:color w:val="000000" w:themeColor="text1"/>
          <w:sz w:val="26"/>
          <w:szCs w:val="26"/>
        </w:rPr>
        <w:t xml:space="preserve">is therefore </w:t>
      </w:r>
      <w:r w:rsidRPr="006A51D2">
        <w:rPr>
          <w:rFonts w:ascii="Times New Roman" w:hAnsi="Times New Roman"/>
          <w:color w:val="000000" w:themeColor="text1"/>
          <w:sz w:val="26"/>
          <w:szCs w:val="26"/>
        </w:rPr>
        <w:t>calculated using the following formula:</w:t>
      </w:r>
    </w:p>
    <w:p w14:paraId="6F176122" w14:textId="7127DF6B" w:rsidR="00341667" w:rsidRPr="006A51D2" w:rsidRDefault="00341667" w:rsidP="00DD63BF">
      <w:pPr>
        <w:spacing w:after="0" w:line="240" w:lineRule="auto"/>
        <w:jc w:val="both"/>
        <w:rPr>
          <w:rFonts w:ascii="Times New Roman" w:hAnsi="Times New Roman"/>
          <w:i/>
          <w:color w:val="000000" w:themeColor="text1"/>
          <w:sz w:val="26"/>
          <w:szCs w:val="26"/>
          <w:lang w:val="de-DE"/>
        </w:rPr>
      </w:pPr>
      <w:r w:rsidRPr="006A51D2">
        <w:rPr>
          <w:rFonts w:ascii="Times New Roman" w:hAnsi="Times New Roman"/>
          <w:i/>
          <w:color w:val="000000" w:themeColor="text1"/>
          <w:sz w:val="26"/>
          <w:szCs w:val="26"/>
          <w:lang w:val="de-DE"/>
        </w:rPr>
        <w:t>CV</w:t>
      </w:r>
      <w:r w:rsidRPr="006A51D2">
        <w:rPr>
          <w:rFonts w:ascii="Times New Roman" w:hAnsi="Times New Roman"/>
          <w:i/>
          <w:color w:val="000000" w:themeColor="text1"/>
          <w:sz w:val="26"/>
          <w:szCs w:val="26"/>
          <w:vertAlign w:val="subscript"/>
          <w:lang w:val="de-DE"/>
        </w:rPr>
        <w:t>S</w:t>
      </w:r>
      <w:r w:rsidR="0043092C" w:rsidRPr="006A51D2">
        <w:rPr>
          <w:rFonts w:ascii="Times New Roman" w:hAnsi="Times New Roman"/>
          <w:i/>
          <w:color w:val="000000" w:themeColor="text1"/>
          <w:sz w:val="26"/>
          <w:szCs w:val="26"/>
          <w:lang w:val="de-DE"/>
        </w:rPr>
        <w:t xml:space="preserve"> = </w:t>
      </w:r>
      <w:r w:rsidRPr="006A51D2">
        <w:rPr>
          <w:rFonts w:ascii="Times New Roman" w:hAnsi="Times New Roman"/>
          <w:i/>
          <w:color w:val="000000" w:themeColor="text1"/>
          <w:sz w:val="26"/>
          <w:szCs w:val="26"/>
          <w:lang w:val="de-DE"/>
        </w:rPr>
        <w:t>SD</w:t>
      </w:r>
      <w:r w:rsidRPr="006A51D2">
        <w:rPr>
          <w:rFonts w:ascii="Times New Roman" w:hAnsi="Times New Roman"/>
          <w:i/>
          <w:color w:val="000000" w:themeColor="text1"/>
          <w:sz w:val="26"/>
          <w:szCs w:val="26"/>
          <w:vertAlign w:val="subscript"/>
          <w:lang w:val="de-DE"/>
        </w:rPr>
        <w:t>S</w:t>
      </w:r>
      <w:r w:rsidRPr="006A51D2">
        <w:rPr>
          <w:rFonts w:ascii="Times New Roman" w:hAnsi="Times New Roman"/>
          <w:i/>
          <w:color w:val="000000" w:themeColor="text1"/>
          <w:sz w:val="26"/>
          <w:szCs w:val="26"/>
          <w:lang w:val="de-DE"/>
        </w:rPr>
        <w:t>[X]</w:t>
      </w:r>
      <w:r w:rsidR="0058784F" w:rsidRPr="006A51D2">
        <w:rPr>
          <w:rFonts w:ascii="Times New Roman" w:hAnsi="Times New Roman"/>
          <w:i/>
          <w:color w:val="000000" w:themeColor="text1"/>
          <w:sz w:val="26"/>
          <w:szCs w:val="26"/>
          <w:lang w:val="de-DE"/>
        </w:rPr>
        <w:t xml:space="preserve"> E</w:t>
      </w:r>
      <w:r w:rsidR="0058784F" w:rsidRPr="006A51D2">
        <w:rPr>
          <w:rFonts w:ascii="Times New Roman" w:hAnsi="Times New Roman"/>
          <w:i/>
          <w:color w:val="000000" w:themeColor="text1"/>
          <w:sz w:val="26"/>
          <w:szCs w:val="26"/>
          <w:vertAlign w:val="subscript"/>
          <w:lang w:val="de-DE"/>
        </w:rPr>
        <w:t>S</w:t>
      </w:r>
      <w:r w:rsidR="0058784F" w:rsidRPr="006A51D2">
        <w:rPr>
          <w:rFonts w:ascii="Times New Roman" w:hAnsi="Times New Roman"/>
          <w:i/>
          <w:color w:val="000000" w:themeColor="text1"/>
          <w:sz w:val="26"/>
          <w:szCs w:val="26"/>
          <w:lang w:val="de-DE"/>
        </w:rPr>
        <w:t>[X]</w:t>
      </w:r>
    </w:p>
    <w:p w14:paraId="6EF64CDC" w14:textId="77777777" w:rsidR="009476FB" w:rsidRPr="006A51D2" w:rsidRDefault="006B543F" w:rsidP="00DD63BF">
      <w:pPr>
        <w:spacing w:after="0" w:line="240" w:lineRule="auto"/>
        <w:jc w:val="both"/>
        <w:rPr>
          <w:rFonts w:ascii="Times New Roman" w:hAnsi="Times New Roman"/>
          <w:color w:val="000000" w:themeColor="text1"/>
          <w:sz w:val="26"/>
          <w:szCs w:val="26"/>
        </w:rPr>
      </w:pPr>
      <w:r w:rsidRPr="006A51D2">
        <w:rPr>
          <w:rFonts w:ascii="Times New Roman" w:hAnsi="Times New Roman"/>
          <w:color w:val="000000" w:themeColor="text1"/>
          <w:sz w:val="26"/>
          <w:szCs w:val="26"/>
        </w:rPr>
        <w:t xml:space="preserve">The </w:t>
      </w:r>
      <w:r w:rsidRPr="006A51D2">
        <w:rPr>
          <w:rFonts w:ascii="Times New Roman" w:hAnsi="Times New Roman"/>
          <w:i/>
          <w:color w:val="000000" w:themeColor="text1"/>
          <w:sz w:val="26"/>
          <w:szCs w:val="26"/>
        </w:rPr>
        <w:t>CV</w:t>
      </w:r>
      <w:r w:rsidRPr="006A51D2">
        <w:rPr>
          <w:rFonts w:ascii="Times New Roman" w:hAnsi="Times New Roman"/>
          <w:color w:val="000000" w:themeColor="text1"/>
          <w:sz w:val="26"/>
          <w:szCs w:val="26"/>
        </w:rPr>
        <w:t>s for the two adjacent conjunctures 1967-1992 and 1992-2017 are plotted on the same axes in</w:t>
      </w:r>
      <w:r w:rsidR="00BC3F67" w:rsidRPr="006A51D2">
        <w:rPr>
          <w:rFonts w:ascii="Times New Roman" w:hAnsi="Times New Roman"/>
          <w:color w:val="000000" w:themeColor="text1"/>
          <w:sz w:val="26"/>
          <w:szCs w:val="26"/>
        </w:rPr>
        <w:t xml:space="preserve"> Figure 2</w:t>
      </w:r>
      <w:r w:rsidRPr="006A51D2">
        <w:rPr>
          <w:rFonts w:ascii="Times New Roman" w:hAnsi="Times New Roman"/>
          <w:color w:val="000000" w:themeColor="text1"/>
          <w:sz w:val="26"/>
          <w:szCs w:val="26"/>
        </w:rPr>
        <w:t>.</w:t>
      </w:r>
      <w:r w:rsidR="006D293A" w:rsidRPr="006A51D2">
        <w:rPr>
          <w:rFonts w:ascii="Times New Roman" w:hAnsi="Times New Roman"/>
          <w:color w:val="000000" w:themeColor="text1"/>
          <w:sz w:val="26"/>
          <w:szCs w:val="26"/>
        </w:rPr>
        <w:t xml:space="preserve"> </w:t>
      </w:r>
      <w:r w:rsidR="00BC3F67" w:rsidRPr="006A51D2">
        <w:rPr>
          <w:rFonts w:ascii="Times New Roman" w:hAnsi="Times New Roman"/>
          <w:color w:val="000000" w:themeColor="text1"/>
          <w:sz w:val="26"/>
          <w:szCs w:val="26"/>
        </w:rPr>
        <w:t xml:space="preserve">The </w:t>
      </w:r>
      <w:r w:rsidR="00BC3F67" w:rsidRPr="006A51D2">
        <w:rPr>
          <w:rFonts w:ascii="Times New Roman" w:hAnsi="Times New Roman"/>
          <w:i/>
          <w:color w:val="000000" w:themeColor="text1"/>
          <w:sz w:val="26"/>
          <w:szCs w:val="26"/>
        </w:rPr>
        <w:t>CV</w:t>
      </w:r>
      <w:r w:rsidR="00BC3F67" w:rsidRPr="006A51D2">
        <w:rPr>
          <w:rFonts w:ascii="Times New Roman" w:hAnsi="Times New Roman"/>
          <w:color w:val="000000" w:themeColor="text1"/>
          <w:sz w:val="26"/>
          <w:szCs w:val="26"/>
        </w:rPr>
        <w:t xml:space="preserve">s for the conjuncture 1890-1915 are plotted in Figure 3. </w:t>
      </w:r>
      <w:r w:rsidR="006D293A" w:rsidRPr="006A51D2">
        <w:rPr>
          <w:rFonts w:ascii="Times New Roman" w:hAnsi="Times New Roman"/>
          <w:color w:val="000000" w:themeColor="text1"/>
          <w:sz w:val="26"/>
          <w:szCs w:val="26"/>
        </w:rPr>
        <w:t xml:space="preserve">The curvilinear trends over time are superimposed on Figures </w:t>
      </w:r>
      <w:r w:rsidR="00BC3F67" w:rsidRPr="006A51D2">
        <w:rPr>
          <w:rFonts w:ascii="Times New Roman" w:hAnsi="Times New Roman"/>
          <w:color w:val="000000" w:themeColor="text1"/>
          <w:sz w:val="26"/>
          <w:szCs w:val="26"/>
        </w:rPr>
        <w:t>2 and 3</w:t>
      </w:r>
      <w:r w:rsidR="006D293A" w:rsidRPr="006A51D2">
        <w:rPr>
          <w:rFonts w:ascii="Times New Roman" w:hAnsi="Times New Roman"/>
          <w:color w:val="000000" w:themeColor="text1"/>
          <w:sz w:val="26"/>
          <w:szCs w:val="26"/>
        </w:rPr>
        <w:t xml:space="preserve">. In each case, the trend is represented by a cubic polynomial of the form </w:t>
      </w:r>
      <w:r w:rsidR="006D293A" w:rsidRPr="006A51D2">
        <w:rPr>
          <w:rFonts w:ascii="Times New Roman" w:hAnsi="Times New Roman"/>
          <w:i/>
          <w:color w:val="000000" w:themeColor="text1"/>
          <w:sz w:val="26"/>
          <w:szCs w:val="26"/>
        </w:rPr>
        <w:t>b</w:t>
      </w:r>
      <w:r w:rsidR="006D293A" w:rsidRPr="006A51D2">
        <w:rPr>
          <w:rFonts w:ascii="Times New Roman" w:hAnsi="Times New Roman"/>
          <w:i/>
          <w:color w:val="000000" w:themeColor="text1"/>
          <w:sz w:val="26"/>
          <w:szCs w:val="26"/>
          <w:vertAlign w:val="subscript"/>
        </w:rPr>
        <w:t>0</w:t>
      </w:r>
      <w:r w:rsidR="006D293A" w:rsidRPr="006A51D2">
        <w:rPr>
          <w:rFonts w:ascii="Times New Roman" w:hAnsi="Times New Roman"/>
          <w:i/>
          <w:color w:val="000000" w:themeColor="text1"/>
          <w:sz w:val="26"/>
          <w:szCs w:val="26"/>
        </w:rPr>
        <w:t xml:space="preserve"> + b</w:t>
      </w:r>
      <w:r w:rsidR="006D293A" w:rsidRPr="006A51D2">
        <w:rPr>
          <w:rFonts w:ascii="Times New Roman" w:hAnsi="Times New Roman"/>
          <w:i/>
          <w:color w:val="000000" w:themeColor="text1"/>
          <w:sz w:val="26"/>
          <w:szCs w:val="26"/>
          <w:vertAlign w:val="subscript"/>
        </w:rPr>
        <w:t>1</w:t>
      </w:r>
      <w:r w:rsidR="006D293A" w:rsidRPr="006A51D2">
        <w:rPr>
          <w:rFonts w:ascii="Times New Roman" w:hAnsi="Times New Roman"/>
          <w:i/>
          <w:color w:val="000000" w:themeColor="text1"/>
          <w:sz w:val="26"/>
          <w:szCs w:val="26"/>
        </w:rPr>
        <w:t>t + b</w:t>
      </w:r>
      <w:r w:rsidR="006D293A" w:rsidRPr="006A51D2">
        <w:rPr>
          <w:rFonts w:ascii="Times New Roman" w:hAnsi="Times New Roman"/>
          <w:i/>
          <w:color w:val="000000" w:themeColor="text1"/>
          <w:sz w:val="26"/>
          <w:szCs w:val="26"/>
          <w:vertAlign w:val="subscript"/>
        </w:rPr>
        <w:t>2</w:t>
      </w:r>
      <w:r w:rsidR="006D293A" w:rsidRPr="006A51D2">
        <w:rPr>
          <w:rFonts w:ascii="Times New Roman" w:hAnsi="Times New Roman"/>
          <w:i/>
          <w:color w:val="000000" w:themeColor="text1"/>
          <w:sz w:val="26"/>
          <w:szCs w:val="26"/>
        </w:rPr>
        <w:t>t</w:t>
      </w:r>
      <w:r w:rsidR="006D293A" w:rsidRPr="006A51D2">
        <w:rPr>
          <w:rFonts w:ascii="Times New Roman" w:hAnsi="Times New Roman"/>
          <w:i/>
          <w:color w:val="000000" w:themeColor="text1"/>
          <w:sz w:val="26"/>
          <w:szCs w:val="26"/>
          <w:vertAlign w:val="superscript"/>
        </w:rPr>
        <w:t>2</w:t>
      </w:r>
      <w:r w:rsidR="006D293A" w:rsidRPr="006A51D2">
        <w:rPr>
          <w:rFonts w:ascii="Times New Roman" w:hAnsi="Times New Roman"/>
          <w:i/>
          <w:color w:val="000000" w:themeColor="text1"/>
          <w:sz w:val="26"/>
          <w:szCs w:val="26"/>
        </w:rPr>
        <w:t xml:space="preserve"> + b</w:t>
      </w:r>
      <w:r w:rsidR="006D293A" w:rsidRPr="006A51D2">
        <w:rPr>
          <w:rFonts w:ascii="Times New Roman" w:hAnsi="Times New Roman"/>
          <w:i/>
          <w:color w:val="000000" w:themeColor="text1"/>
          <w:sz w:val="26"/>
          <w:szCs w:val="26"/>
          <w:vertAlign w:val="subscript"/>
        </w:rPr>
        <w:t>3</w:t>
      </w:r>
      <w:r w:rsidR="006D293A" w:rsidRPr="006A51D2">
        <w:rPr>
          <w:rFonts w:ascii="Times New Roman" w:hAnsi="Times New Roman"/>
          <w:i/>
          <w:color w:val="000000" w:themeColor="text1"/>
          <w:sz w:val="26"/>
          <w:szCs w:val="26"/>
        </w:rPr>
        <w:t>t</w:t>
      </w:r>
      <w:r w:rsidR="006D293A" w:rsidRPr="006A51D2">
        <w:rPr>
          <w:rFonts w:ascii="Times New Roman" w:hAnsi="Times New Roman"/>
          <w:i/>
          <w:color w:val="000000" w:themeColor="text1"/>
          <w:sz w:val="26"/>
          <w:szCs w:val="26"/>
          <w:vertAlign w:val="superscript"/>
        </w:rPr>
        <w:t>3</w:t>
      </w:r>
      <w:r w:rsidR="006D293A" w:rsidRPr="006A51D2">
        <w:rPr>
          <w:rFonts w:ascii="Times New Roman" w:hAnsi="Times New Roman"/>
          <w:color w:val="000000" w:themeColor="text1"/>
          <w:sz w:val="26"/>
          <w:szCs w:val="26"/>
        </w:rPr>
        <w:t>.</w:t>
      </w:r>
      <w:r w:rsidRPr="006A51D2">
        <w:rPr>
          <w:rFonts w:ascii="Times New Roman" w:hAnsi="Times New Roman"/>
          <w:color w:val="000000" w:themeColor="text1"/>
          <w:sz w:val="26"/>
          <w:szCs w:val="26"/>
        </w:rPr>
        <w:t xml:space="preserve">  </w:t>
      </w:r>
    </w:p>
    <w:sectPr w:rsidR="009476FB" w:rsidRPr="006A51D2" w:rsidSect="003E333E">
      <w:headerReference w:type="default" r:id="rId14"/>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Windows-Benutzer" w:date="2018-12-04T11:18:00Z" w:initials="W">
    <w:p w14:paraId="16000A26" w14:textId="77777777" w:rsidR="00165DE0" w:rsidRDefault="00165DE0">
      <w:pPr>
        <w:pStyle w:val="CommentText"/>
      </w:pPr>
      <w:r>
        <w:rPr>
          <w:rStyle w:val="CommentReference"/>
        </w:rPr>
        <w:annotationRef/>
      </w:r>
      <w:r>
        <w:t>Could you please complete the Notes on contributors in the following way:</w:t>
      </w:r>
    </w:p>
    <w:p w14:paraId="1A921AB1" w14:textId="77777777" w:rsidR="00165DE0" w:rsidRPr="00767940" w:rsidRDefault="00165DE0" w:rsidP="00BC4ADC">
      <w:pPr>
        <w:pStyle w:val="Text"/>
        <w:spacing w:line="240" w:lineRule="auto"/>
        <w:rPr>
          <w:sz w:val="24"/>
        </w:rPr>
      </w:pPr>
      <w:r w:rsidRPr="00767940">
        <w:rPr>
          <w:b/>
          <w:sz w:val="24"/>
        </w:rPr>
        <w:t>Heinz-Dieter Horch</w:t>
      </w:r>
      <w:r w:rsidRPr="00767940">
        <w:rPr>
          <w:sz w:val="24"/>
        </w:rPr>
        <w:t xml:space="preserve"> is </w:t>
      </w:r>
      <w:r>
        <w:rPr>
          <w:sz w:val="24"/>
        </w:rPr>
        <w:t>Professor of S</w:t>
      </w:r>
      <w:r w:rsidRPr="00767940">
        <w:rPr>
          <w:sz w:val="24"/>
        </w:rPr>
        <w:t xml:space="preserve">port </w:t>
      </w:r>
      <w:r>
        <w:rPr>
          <w:sz w:val="24"/>
        </w:rPr>
        <w:t>E</w:t>
      </w:r>
      <w:r w:rsidRPr="00767940">
        <w:rPr>
          <w:sz w:val="24"/>
        </w:rPr>
        <w:t xml:space="preserve">conomics at the German Sport University </w:t>
      </w:r>
      <w:r>
        <w:rPr>
          <w:sz w:val="24"/>
        </w:rPr>
        <w:t xml:space="preserve">of </w:t>
      </w:r>
      <w:r w:rsidRPr="00767940">
        <w:rPr>
          <w:sz w:val="24"/>
        </w:rPr>
        <w:t>Cologne. His main interests lie in organization theory with a special focus on voluntary asso</w:t>
      </w:r>
      <w:r>
        <w:rPr>
          <w:sz w:val="24"/>
        </w:rPr>
        <w:softHyphen/>
      </w:r>
      <w:r w:rsidRPr="00767940">
        <w:rPr>
          <w:sz w:val="24"/>
        </w:rPr>
        <w:t>ciations. He was editor of the European Journal for Sport Management and i</w:t>
      </w:r>
      <w:r>
        <w:rPr>
          <w:sz w:val="24"/>
        </w:rPr>
        <w:t>s Vice President of the German S</w:t>
      </w:r>
      <w:r w:rsidRPr="00767940">
        <w:rPr>
          <w:sz w:val="24"/>
        </w:rPr>
        <w:t xml:space="preserve">port </w:t>
      </w:r>
      <w:r>
        <w:rPr>
          <w:sz w:val="24"/>
        </w:rPr>
        <w:t>Economics Association</w:t>
      </w:r>
      <w:r w:rsidRPr="00EB2EFF">
        <w:rPr>
          <w:color w:val="C00000"/>
          <w:sz w:val="24"/>
        </w:rPr>
        <w:t xml:space="preserve"> (contact: address, phone-no., mail)</w:t>
      </w:r>
      <w:r>
        <w:rPr>
          <w:sz w:val="24"/>
        </w:rPr>
        <w:t>.</w:t>
      </w:r>
    </w:p>
    <w:p w14:paraId="7216A554" w14:textId="77777777" w:rsidR="00165DE0" w:rsidRPr="00BC4ADC" w:rsidRDefault="00165DE0">
      <w:pPr>
        <w:pStyle w:val="CommentText"/>
        <w:rPr>
          <w:lang w:val="en-US"/>
        </w:rPr>
      </w:pPr>
    </w:p>
  </w:comment>
  <w:comment w:id="3" w:author="Roger Penn" w:date="2019-01-09T11:53:00Z" w:initials="RP">
    <w:p w14:paraId="54BF8FB8" w14:textId="23792FFC" w:rsidR="00165DE0" w:rsidRDefault="00165DE0">
      <w:pPr>
        <w:pStyle w:val="CommentText"/>
      </w:pPr>
      <w:r>
        <w:rPr>
          <w:rStyle w:val="CommentReference"/>
        </w:rPr>
        <w:annotationRef/>
      </w:r>
      <w:r>
        <w:rPr>
          <w:rStyle w:val="CommentReference"/>
        </w:rPr>
        <w:t>Change to Social Sciences, Education</w:t>
      </w:r>
    </w:p>
  </w:comment>
  <w:comment w:id="4" w:author="Windows-Benutzer" w:date="2019-01-10T09:39:00Z" w:initials="W">
    <w:p w14:paraId="6BEA7BD4" w14:textId="65D2FEA8" w:rsidR="0045458F" w:rsidRDefault="0045458F">
      <w:pPr>
        <w:pStyle w:val="CommentText"/>
      </w:pPr>
      <w:r>
        <w:rPr>
          <w:rStyle w:val="CommentReference"/>
        </w:rPr>
        <w:annotationRef/>
      </w:r>
      <w:r>
        <w:t>Could you please complete this in the above shown way (something more about your work and the work of Damon Berridge)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16A554" w15:done="0"/>
  <w15:commentEx w15:paraId="54BF8FB8" w15:done="0"/>
  <w15:commentEx w15:paraId="6BEA7BD4" w15:paraIdParent="54BF8F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CE85E3" w14:textId="77777777" w:rsidR="005A3957" w:rsidRDefault="005A3957" w:rsidP="00E234FE">
      <w:pPr>
        <w:spacing w:after="0" w:line="240" w:lineRule="auto"/>
      </w:pPr>
      <w:r>
        <w:separator/>
      </w:r>
    </w:p>
  </w:endnote>
  <w:endnote w:type="continuationSeparator" w:id="0">
    <w:p w14:paraId="70CB4B9F" w14:textId="77777777" w:rsidR="005A3957" w:rsidRDefault="005A3957" w:rsidP="00E234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682119" w14:textId="77777777" w:rsidR="005A3957" w:rsidRDefault="005A3957" w:rsidP="00E234FE">
      <w:pPr>
        <w:spacing w:after="0" w:line="240" w:lineRule="auto"/>
      </w:pPr>
      <w:r>
        <w:separator/>
      </w:r>
    </w:p>
  </w:footnote>
  <w:footnote w:type="continuationSeparator" w:id="0">
    <w:p w14:paraId="572BFB57" w14:textId="77777777" w:rsidR="005A3957" w:rsidRDefault="005A3957" w:rsidP="00E234FE">
      <w:pPr>
        <w:spacing w:after="0" w:line="240" w:lineRule="auto"/>
      </w:pPr>
      <w:r>
        <w:continuationSeparator/>
      </w:r>
    </w:p>
  </w:footnote>
  <w:footnote w:id="1">
    <w:p w14:paraId="318E3FAB" w14:textId="685F7AA3" w:rsidR="00165DE0" w:rsidRPr="0014117A" w:rsidRDefault="00165DE0" w:rsidP="0014117A">
      <w:pPr>
        <w:pStyle w:val="funotentext"/>
        <w:spacing w:line="240" w:lineRule="auto"/>
        <w:rPr>
          <w:lang w:val="en-GB"/>
        </w:rPr>
      </w:pPr>
      <w:r w:rsidRPr="0014117A">
        <w:rPr>
          <w:vertAlign w:val="superscript"/>
          <w:lang w:val="de-DE"/>
        </w:rPr>
        <w:footnoteRef/>
      </w:r>
      <w:r w:rsidRPr="00801927">
        <w:rPr>
          <w:lang w:val="en-GB"/>
        </w:rPr>
        <w:t xml:space="preserve"> Blackburn never quite lived up to the scale of Walker’s ambitions. Even in their Premier League Championship season in 1994/5 attendances only averaged 25,277. </w:t>
      </w:r>
      <w:r w:rsidRPr="0014117A">
        <w:rPr>
          <w:lang w:val="en-GB"/>
        </w:rPr>
        <w:t>Fans also proved surprisingly reluctant to attend  subsequent Champions’ League fixtures (see Jackman, 2009</w:t>
      </w:r>
      <w:r>
        <w:rPr>
          <w:lang w:val="en-GB"/>
        </w:rPr>
        <w:t>)</w:t>
      </w:r>
      <w:r w:rsidRPr="0014117A">
        <w:rPr>
          <w:lang w:val="en-GB"/>
        </w:rPr>
        <w:t xml:space="preserve">. </w:t>
      </w:r>
    </w:p>
  </w:footnote>
  <w:footnote w:id="2">
    <w:p w14:paraId="392D5D43" w14:textId="1BF6ED14" w:rsidR="00165DE0" w:rsidRPr="0014117A" w:rsidRDefault="00165DE0" w:rsidP="0014117A">
      <w:pPr>
        <w:pStyle w:val="funotentext"/>
        <w:spacing w:line="240" w:lineRule="auto"/>
        <w:rPr>
          <w:lang w:val="en-GB"/>
        </w:rPr>
      </w:pPr>
      <w:r w:rsidRPr="0014117A">
        <w:rPr>
          <w:vertAlign w:val="superscript"/>
          <w:lang w:val="de-DE"/>
        </w:rPr>
        <w:footnoteRef/>
      </w:r>
      <w:r w:rsidRPr="0014117A">
        <w:rPr>
          <w:lang w:val="en-GB"/>
        </w:rPr>
        <w:t xml:space="preserve"> Deloitte estimated Abramovich’s expenditure at Chelsea to be around £900m and Mansour’s at Manchester City at around £835m (Deloitte, 2013, 64</w:t>
      </w:r>
      <w:r>
        <w:rPr>
          <w:lang w:val="en-GB"/>
        </w:rPr>
        <w:t>)</w:t>
      </w:r>
      <w:r w:rsidRPr="0014117A">
        <w:rPr>
          <w:lang w:val="en-GB"/>
        </w:rPr>
        <w:t>.</w:t>
      </w:r>
    </w:p>
  </w:footnote>
  <w:footnote w:id="3">
    <w:p w14:paraId="1C5F9A86" w14:textId="77777777" w:rsidR="00165DE0" w:rsidRPr="007A228F" w:rsidRDefault="00165DE0" w:rsidP="0014117A">
      <w:pPr>
        <w:pStyle w:val="funotentext"/>
        <w:spacing w:line="240" w:lineRule="auto"/>
        <w:rPr>
          <w:lang w:val="en-GB"/>
        </w:rPr>
      </w:pPr>
      <w:r w:rsidRPr="0014117A">
        <w:rPr>
          <w:vertAlign w:val="superscript"/>
          <w:lang w:val="de-DE"/>
        </w:rPr>
        <w:footnoteRef/>
      </w:r>
      <w:r w:rsidRPr="007A228F">
        <w:rPr>
          <w:lang w:val="en-GB"/>
        </w:rPr>
        <w:t xml:space="preserve"> The measure used by Deloitte is the Spearman rank order correlation ‘rho’. This is a </w:t>
      </w:r>
      <w:hyperlink r:id="rId1" w:tooltip="Non-parametric statistics" w:history="1">
        <w:r w:rsidRPr="007A228F">
          <w:rPr>
            <w:lang w:val="en-GB"/>
          </w:rPr>
          <w:t>nonparametric</w:t>
        </w:r>
      </w:hyperlink>
      <w:r w:rsidRPr="007A228F">
        <w:rPr>
          <w:lang w:val="en-GB"/>
        </w:rPr>
        <w:t xml:space="preserve"> measure of </w:t>
      </w:r>
      <w:hyperlink r:id="rId2" w:tooltip="Correlation and dependence" w:history="1">
        <w:r w:rsidRPr="007A228F">
          <w:rPr>
            <w:lang w:val="en-GB"/>
          </w:rPr>
          <w:t>statistical dependence</w:t>
        </w:r>
      </w:hyperlink>
      <w:r w:rsidRPr="007A228F">
        <w:rPr>
          <w:lang w:val="en-GB"/>
        </w:rPr>
        <w:t xml:space="preserve"> between two </w:t>
      </w:r>
      <w:hyperlink r:id="rId3" w:anchor="Applied_statistics" w:tooltip="Variable (mathematics)" w:history="1">
        <w:r w:rsidRPr="007A228F">
          <w:rPr>
            <w:lang w:val="en-GB"/>
          </w:rPr>
          <w:t>variables</w:t>
        </w:r>
      </w:hyperlink>
      <w:r w:rsidRPr="007A228F">
        <w:rPr>
          <w:lang w:val="en-GB"/>
        </w:rPr>
        <w:t xml:space="preserve">. It assesses how well the relationship between two variables can be described using a </w:t>
      </w:r>
      <w:hyperlink r:id="rId4" w:tooltip="Monotonic" w:history="1">
        <w:r w:rsidRPr="007A228F">
          <w:rPr>
            <w:lang w:val="en-GB"/>
          </w:rPr>
          <w:t>monotonic</w:t>
        </w:r>
      </w:hyperlink>
      <w:r w:rsidRPr="007A228F">
        <w:rPr>
          <w:lang w:val="en-GB"/>
        </w:rPr>
        <w:t xml:space="preserve"> function. If there are no repeated data values, a perfect Spearman correlation of ± 1 occurs when each of the variables is a perfect monotone function of the other.</w:t>
      </w:r>
    </w:p>
  </w:footnote>
  <w:footnote w:id="4">
    <w:p w14:paraId="1AB7CF96" w14:textId="10763599" w:rsidR="00165DE0" w:rsidRPr="007A228F" w:rsidRDefault="00165DE0" w:rsidP="0014117A">
      <w:pPr>
        <w:pStyle w:val="funotentext"/>
        <w:spacing w:line="240" w:lineRule="auto"/>
        <w:rPr>
          <w:lang w:val="en-GB"/>
        </w:rPr>
      </w:pPr>
      <w:r w:rsidRPr="0014117A">
        <w:rPr>
          <w:vertAlign w:val="superscript"/>
          <w:lang w:val="de-DE"/>
        </w:rPr>
        <w:footnoteRef/>
      </w:r>
      <w:r w:rsidRPr="007A228F">
        <w:rPr>
          <w:lang w:val="en-GB"/>
        </w:rPr>
        <w:t xml:space="preserve"> See Braudel </w:t>
      </w:r>
      <w:r>
        <w:rPr>
          <w:lang w:val="en-GB"/>
        </w:rPr>
        <w:t>(</w:t>
      </w:r>
      <w:r w:rsidRPr="007A228F">
        <w:rPr>
          <w:lang w:val="en-GB"/>
        </w:rPr>
        <w:t>1949</w:t>
      </w:r>
      <w:r>
        <w:rPr>
          <w:lang w:val="en-GB"/>
        </w:rPr>
        <w:t>)</w:t>
      </w:r>
      <w:r w:rsidRPr="007A228F">
        <w:rPr>
          <w:lang w:val="en-GB"/>
        </w:rPr>
        <w:t xml:space="preserve">, Duby </w:t>
      </w:r>
      <w:r>
        <w:rPr>
          <w:lang w:val="en-GB"/>
        </w:rPr>
        <w:t>(</w:t>
      </w:r>
      <w:r w:rsidRPr="007A228F">
        <w:rPr>
          <w:lang w:val="en-GB"/>
        </w:rPr>
        <w:t>1973</w:t>
      </w:r>
      <w:r>
        <w:rPr>
          <w:lang w:val="en-GB"/>
        </w:rPr>
        <w:t>)</w:t>
      </w:r>
      <w:r w:rsidRPr="007A228F">
        <w:rPr>
          <w:lang w:val="en-GB"/>
        </w:rPr>
        <w:t xml:space="preserve"> and Le Goff </w:t>
      </w:r>
      <w:r>
        <w:rPr>
          <w:lang w:val="en-GB"/>
        </w:rPr>
        <w:t>(</w:t>
      </w:r>
      <w:r w:rsidRPr="007A228F">
        <w:rPr>
          <w:lang w:val="en-GB"/>
        </w:rPr>
        <w:t>1990</w:t>
      </w:r>
      <w:r>
        <w:rPr>
          <w:lang w:val="en-GB"/>
        </w:rPr>
        <w:t>)</w:t>
      </w:r>
      <w:r w:rsidRPr="007A228F">
        <w:rPr>
          <w:lang w:val="en-GB"/>
        </w:rPr>
        <w:t>.</w:t>
      </w:r>
    </w:p>
    <w:p w14:paraId="18A37D38" w14:textId="77777777" w:rsidR="00165DE0" w:rsidRPr="001C77F0" w:rsidRDefault="00165DE0" w:rsidP="005944E2">
      <w:pPr>
        <w:pStyle w:val="FootnoteText"/>
        <w:rPr>
          <w:lang w:val="en-GB"/>
        </w:rPr>
      </w:pPr>
    </w:p>
  </w:footnote>
  <w:footnote w:id="5">
    <w:p w14:paraId="53078B02" w14:textId="77777777" w:rsidR="00165DE0" w:rsidRPr="00ED7AF3" w:rsidRDefault="00165DE0" w:rsidP="004F3B9F">
      <w:pPr>
        <w:pStyle w:val="funotentext"/>
        <w:spacing w:line="240" w:lineRule="auto"/>
        <w:rPr>
          <w:lang w:val="en-GB"/>
        </w:rPr>
      </w:pPr>
      <w:r w:rsidRPr="004F3B9F">
        <w:rPr>
          <w:vertAlign w:val="superscript"/>
          <w:lang w:val="de-DE"/>
        </w:rPr>
        <w:footnoteRef/>
      </w:r>
      <w:r w:rsidRPr="00ED7AF3">
        <w:rPr>
          <w:lang w:val="en-GB"/>
        </w:rPr>
        <w:t xml:space="preserve"> From 1992 until 1997, only one English team entered the Champions’ League. In the 1997/8 and 1998/9 seasons, two teams entered and after 1999 three teams were eligible until the 2002/3 season. Since then, four teams have entered the Champions’ League. The 2017-2018 season witnessed five teams in the Champions League for the first time. Manchester United qualified additionally on the basis of winning the Europa League in May 2017.</w:t>
      </w:r>
    </w:p>
  </w:footnote>
  <w:footnote w:id="6">
    <w:p w14:paraId="636CB85F" w14:textId="77777777" w:rsidR="00165DE0" w:rsidRPr="00165DE0" w:rsidRDefault="00165DE0" w:rsidP="00EB5F29">
      <w:pPr>
        <w:pStyle w:val="funotentext"/>
        <w:spacing w:line="240" w:lineRule="auto"/>
        <w:rPr>
          <w:lang w:val="en-GB"/>
        </w:rPr>
      </w:pPr>
      <w:r w:rsidRPr="00EB5F29">
        <w:rPr>
          <w:vertAlign w:val="superscript"/>
          <w:lang w:val="de-DE"/>
        </w:rPr>
        <w:footnoteRef/>
      </w:r>
      <w:r w:rsidRPr="00165DE0">
        <w:rPr>
          <w:lang w:val="en-GB"/>
        </w:rPr>
        <w:t xml:space="preserve"> Christmas and New Year fixtures often coincided with games against geographically proximate teams.</w:t>
      </w:r>
    </w:p>
  </w:footnote>
  <w:footnote w:id="7">
    <w:p w14:paraId="5CE9FCE3" w14:textId="4221A939" w:rsidR="00165DE0" w:rsidRPr="00ED7AF3" w:rsidRDefault="00165DE0" w:rsidP="00EB5F29">
      <w:pPr>
        <w:pStyle w:val="funotentext"/>
        <w:spacing w:line="240" w:lineRule="auto"/>
        <w:rPr>
          <w:lang w:val="en-GB"/>
        </w:rPr>
      </w:pPr>
      <w:r w:rsidRPr="00EB5F29">
        <w:rPr>
          <w:vertAlign w:val="superscript"/>
          <w:lang w:val="de-DE"/>
        </w:rPr>
        <w:footnoteRef/>
      </w:r>
      <w:r w:rsidRPr="00EB5F29">
        <w:rPr>
          <w:lang w:val="en-GB"/>
        </w:rPr>
        <w:t xml:space="preserve"> T. Sydney – a director of Wolverhampton Wanderers – argued that competitive balance was the result of the imposition of the maximum wage which “had worked well because clubs were of a much more equal playing strength” (cited in Vamplew, 1988, 136</w:t>
      </w:r>
      <w:r>
        <w:rPr>
          <w:lang w:val="en-GB"/>
        </w:rPr>
        <w:t>)</w:t>
      </w:r>
      <w:r w:rsidRPr="00ED7AF3">
        <w:rPr>
          <w:lang w:val="en-GB"/>
        </w:rPr>
        <w:t>.</w:t>
      </w:r>
    </w:p>
  </w:footnote>
  <w:footnote w:id="8">
    <w:p w14:paraId="17976B48" w14:textId="11EB7245" w:rsidR="00165DE0" w:rsidRPr="00ED7AF3" w:rsidRDefault="00165DE0" w:rsidP="00EB5F29">
      <w:pPr>
        <w:pStyle w:val="funotentext"/>
        <w:spacing w:line="240" w:lineRule="auto"/>
        <w:rPr>
          <w:lang w:val="en-GB"/>
        </w:rPr>
      </w:pPr>
      <w:r w:rsidRPr="00EB5F29">
        <w:rPr>
          <w:vertAlign w:val="superscript"/>
          <w:lang w:val="de-DE"/>
        </w:rPr>
        <w:footnoteRef/>
      </w:r>
      <w:r w:rsidRPr="00ED7AF3">
        <w:rPr>
          <w:lang w:val="en-GB"/>
        </w:rPr>
        <w:t xml:space="preserve"> Taylor (2008</w:t>
      </w:r>
      <w:r>
        <w:rPr>
          <w:lang w:val="en-GB"/>
        </w:rPr>
        <w:t>,</w:t>
      </w:r>
      <w:r w:rsidRPr="00ED7AF3">
        <w:rPr>
          <w:lang w:val="en-GB"/>
        </w:rPr>
        <w:t xml:space="preserve"> 72</w:t>
      </w:r>
      <w:r>
        <w:rPr>
          <w:lang w:val="en-GB"/>
        </w:rPr>
        <w:t>)</w:t>
      </w:r>
      <w:r w:rsidRPr="00ED7AF3">
        <w:rPr>
          <w:lang w:val="en-GB"/>
        </w:rPr>
        <w:t xml:space="preserve"> reported that</w:t>
      </w:r>
      <w:r>
        <w:rPr>
          <w:lang w:val="en-GB"/>
        </w:rPr>
        <w:t xml:space="preserve"> </w:t>
      </w:r>
      <w:r w:rsidRPr="006A51D2">
        <w:rPr>
          <w:color w:val="000000" w:themeColor="text1"/>
          <w:sz w:val="26"/>
          <w:szCs w:val="26"/>
        </w:rPr>
        <w:t>‘</w:t>
      </w:r>
      <w:r w:rsidRPr="00ED7AF3">
        <w:rPr>
          <w:lang w:val="en-GB"/>
        </w:rPr>
        <w:t>58 leading professional clubs in England....moved to new grounds between 1889 and 1910’. Korr (1986, 15</w:t>
      </w:r>
      <w:r>
        <w:rPr>
          <w:lang w:val="en-GB"/>
        </w:rPr>
        <w:t>)</w:t>
      </w:r>
      <w:r w:rsidRPr="00ED7AF3">
        <w:rPr>
          <w:lang w:val="en-GB"/>
        </w:rPr>
        <w:t xml:space="preserve"> outlined in detail West Ham United’s huge investment in their new Boleyn Ground between 1911 and 1913.</w:t>
      </w:r>
    </w:p>
  </w:footnote>
  <w:footnote w:id="9">
    <w:p w14:paraId="26FB6254" w14:textId="77777777" w:rsidR="00165DE0" w:rsidRPr="00165DE0" w:rsidRDefault="00165DE0" w:rsidP="00EB5F29">
      <w:pPr>
        <w:pStyle w:val="funotentext"/>
        <w:spacing w:line="240" w:lineRule="auto"/>
        <w:rPr>
          <w:lang w:val="en-GB"/>
        </w:rPr>
      </w:pPr>
      <w:r w:rsidRPr="00EB5F29">
        <w:rPr>
          <w:vertAlign w:val="superscript"/>
          <w:lang w:val="de-DE"/>
        </w:rPr>
        <w:footnoteRef/>
      </w:r>
      <w:r w:rsidRPr="00165DE0">
        <w:rPr>
          <w:lang w:val="en-GB"/>
        </w:rPr>
        <w:t xml:space="preserve"> In 1911 the club purchased Jock Simpson from Falkirk for £1800, in 1913 they bought Danny Shea from West Ham United for £2000 and in 1914 they paid £2500 for Percy Dawes from Heart of Midlothian.</w:t>
      </w:r>
    </w:p>
  </w:footnote>
  <w:footnote w:id="10">
    <w:p w14:paraId="14F7FAB3" w14:textId="77777777" w:rsidR="00165DE0" w:rsidRPr="00165DE0" w:rsidRDefault="00165DE0" w:rsidP="005E5C2E">
      <w:pPr>
        <w:pStyle w:val="funotentext"/>
        <w:spacing w:line="240" w:lineRule="auto"/>
        <w:rPr>
          <w:vertAlign w:val="superscript"/>
          <w:lang w:val="en-GB"/>
        </w:rPr>
      </w:pPr>
      <w:r w:rsidRPr="005E5C2E">
        <w:rPr>
          <w:vertAlign w:val="superscript"/>
          <w:lang w:val="de-DE"/>
        </w:rPr>
        <w:footnoteRef/>
      </w:r>
      <w:r w:rsidRPr="00165DE0">
        <w:rPr>
          <w:lang w:val="en-GB"/>
        </w:rPr>
        <w:t xml:space="preserve"> Sources: Pead, 1986; Ross &amp; Smailes, 1993; Endlar, 2007; Jackman, 2009 and Marland, 2011.</w:t>
      </w:r>
    </w:p>
  </w:footnote>
  <w:footnote w:id="11">
    <w:p w14:paraId="085951C3" w14:textId="77777777" w:rsidR="00165DE0" w:rsidRPr="00165DE0" w:rsidRDefault="00165DE0" w:rsidP="00BC4ADC">
      <w:pPr>
        <w:pStyle w:val="funotentext"/>
        <w:spacing w:line="240" w:lineRule="auto"/>
        <w:rPr>
          <w:lang w:val="en-GB"/>
        </w:rPr>
      </w:pPr>
      <w:r w:rsidRPr="00BC4ADC">
        <w:rPr>
          <w:vertAlign w:val="superscript"/>
          <w:lang w:val="de-DE"/>
        </w:rPr>
        <w:footnoteRef/>
      </w:r>
      <w:r w:rsidRPr="00165DE0">
        <w:rPr>
          <w:lang w:val="en-GB"/>
        </w:rPr>
        <w:t xml:space="preserve"> In the two figures a best line of fit has been superimposed. Both lines are cubic polynomials which represent the smoothest fit.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D50F1" w14:textId="385066D9" w:rsidR="00165DE0" w:rsidRDefault="00165DE0">
    <w:pPr>
      <w:pStyle w:val="Header"/>
      <w:jc w:val="right"/>
    </w:pPr>
    <w:r>
      <w:fldChar w:fldCharType="begin"/>
    </w:r>
    <w:r>
      <w:instrText xml:space="preserve"> PAGE   \* MERGEFORMAT </w:instrText>
    </w:r>
    <w:r>
      <w:fldChar w:fldCharType="separate"/>
    </w:r>
    <w:r w:rsidR="00C64A6A">
      <w:rPr>
        <w:noProof/>
      </w:rPr>
      <w:t>1</w:t>
    </w:r>
    <w:r>
      <w:rPr>
        <w:noProof/>
      </w:rPr>
      <w:fldChar w:fldCharType="end"/>
    </w:r>
  </w:p>
  <w:p w14:paraId="0AB6EF6B" w14:textId="77777777" w:rsidR="00165DE0" w:rsidRDefault="00165D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18617F"/>
    <w:multiLevelType w:val="hybridMultilevel"/>
    <w:tmpl w:val="019637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0568A3"/>
    <w:multiLevelType w:val="hybridMultilevel"/>
    <w:tmpl w:val="476A2D76"/>
    <w:lvl w:ilvl="0" w:tplc="6AE0A1B6">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A24BA8"/>
    <w:multiLevelType w:val="hybridMultilevel"/>
    <w:tmpl w:val="59B29C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0346F93"/>
    <w:multiLevelType w:val="hybridMultilevel"/>
    <w:tmpl w:val="59C09A98"/>
    <w:lvl w:ilvl="0" w:tplc="21CC032A">
      <w:start w:val="1"/>
      <w:numFmt w:val="bullet"/>
      <w:lvlText w:val="•"/>
      <w:lvlJc w:val="left"/>
      <w:pPr>
        <w:tabs>
          <w:tab w:val="num" w:pos="720"/>
        </w:tabs>
        <w:ind w:left="720" w:hanging="360"/>
      </w:pPr>
      <w:rPr>
        <w:rFonts w:ascii="Arial" w:hAnsi="Arial" w:hint="default"/>
      </w:rPr>
    </w:lvl>
    <w:lvl w:ilvl="1" w:tplc="A6D0F44E" w:tentative="1">
      <w:start w:val="1"/>
      <w:numFmt w:val="bullet"/>
      <w:lvlText w:val="•"/>
      <w:lvlJc w:val="left"/>
      <w:pPr>
        <w:tabs>
          <w:tab w:val="num" w:pos="1440"/>
        </w:tabs>
        <w:ind w:left="1440" w:hanging="360"/>
      </w:pPr>
      <w:rPr>
        <w:rFonts w:ascii="Arial" w:hAnsi="Arial" w:hint="default"/>
      </w:rPr>
    </w:lvl>
    <w:lvl w:ilvl="2" w:tplc="F22E6318" w:tentative="1">
      <w:start w:val="1"/>
      <w:numFmt w:val="bullet"/>
      <w:lvlText w:val="•"/>
      <w:lvlJc w:val="left"/>
      <w:pPr>
        <w:tabs>
          <w:tab w:val="num" w:pos="2160"/>
        </w:tabs>
        <w:ind w:left="2160" w:hanging="360"/>
      </w:pPr>
      <w:rPr>
        <w:rFonts w:ascii="Arial" w:hAnsi="Arial" w:hint="default"/>
      </w:rPr>
    </w:lvl>
    <w:lvl w:ilvl="3" w:tplc="1292A6E6" w:tentative="1">
      <w:start w:val="1"/>
      <w:numFmt w:val="bullet"/>
      <w:lvlText w:val="•"/>
      <w:lvlJc w:val="left"/>
      <w:pPr>
        <w:tabs>
          <w:tab w:val="num" w:pos="2880"/>
        </w:tabs>
        <w:ind w:left="2880" w:hanging="360"/>
      </w:pPr>
      <w:rPr>
        <w:rFonts w:ascii="Arial" w:hAnsi="Arial" w:hint="default"/>
      </w:rPr>
    </w:lvl>
    <w:lvl w:ilvl="4" w:tplc="5FCA4594" w:tentative="1">
      <w:start w:val="1"/>
      <w:numFmt w:val="bullet"/>
      <w:lvlText w:val="•"/>
      <w:lvlJc w:val="left"/>
      <w:pPr>
        <w:tabs>
          <w:tab w:val="num" w:pos="3600"/>
        </w:tabs>
        <w:ind w:left="3600" w:hanging="360"/>
      </w:pPr>
      <w:rPr>
        <w:rFonts w:ascii="Arial" w:hAnsi="Arial" w:hint="default"/>
      </w:rPr>
    </w:lvl>
    <w:lvl w:ilvl="5" w:tplc="A926AD20" w:tentative="1">
      <w:start w:val="1"/>
      <w:numFmt w:val="bullet"/>
      <w:lvlText w:val="•"/>
      <w:lvlJc w:val="left"/>
      <w:pPr>
        <w:tabs>
          <w:tab w:val="num" w:pos="4320"/>
        </w:tabs>
        <w:ind w:left="4320" w:hanging="360"/>
      </w:pPr>
      <w:rPr>
        <w:rFonts w:ascii="Arial" w:hAnsi="Arial" w:hint="default"/>
      </w:rPr>
    </w:lvl>
    <w:lvl w:ilvl="6" w:tplc="5486FFD8" w:tentative="1">
      <w:start w:val="1"/>
      <w:numFmt w:val="bullet"/>
      <w:lvlText w:val="•"/>
      <w:lvlJc w:val="left"/>
      <w:pPr>
        <w:tabs>
          <w:tab w:val="num" w:pos="5040"/>
        </w:tabs>
        <w:ind w:left="5040" w:hanging="360"/>
      </w:pPr>
      <w:rPr>
        <w:rFonts w:ascii="Arial" w:hAnsi="Arial" w:hint="default"/>
      </w:rPr>
    </w:lvl>
    <w:lvl w:ilvl="7" w:tplc="AA08AA88" w:tentative="1">
      <w:start w:val="1"/>
      <w:numFmt w:val="bullet"/>
      <w:lvlText w:val="•"/>
      <w:lvlJc w:val="left"/>
      <w:pPr>
        <w:tabs>
          <w:tab w:val="num" w:pos="5760"/>
        </w:tabs>
        <w:ind w:left="5760" w:hanging="360"/>
      </w:pPr>
      <w:rPr>
        <w:rFonts w:ascii="Arial" w:hAnsi="Arial" w:hint="default"/>
      </w:rPr>
    </w:lvl>
    <w:lvl w:ilvl="8" w:tplc="B490AC7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8932BB7"/>
    <w:multiLevelType w:val="hybridMultilevel"/>
    <w:tmpl w:val="8B8CE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F637A8"/>
    <w:multiLevelType w:val="hybridMultilevel"/>
    <w:tmpl w:val="AEE40542"/>
    <w:lvl w:ilvl="0" w:tplc="12C45FAE">
      <w:start w:val="1"/>
      <w:numFmt w:val="bullet"/>
      <w:lvlText w:val="•"/>
      <w:lvlJc w:val="left"/>
      <w:pPr>
        <w:tabs>
          <w:tab w:val="num" w:pos="720"/>
        </w:tabs>
        <w:ind w:left="720" w:hanging="360"/>
      </w:pPr>
      <w:rPr>
        <w:rFonts w:ascii="Times New Roman" w:hAnsi="Times New Roman" w:hint="default"/>
      </w:rPr>
    </w:lvl>
    <w:lvl w:ilvl="1" w:tplc="0E2C025E" w:tentative="1">
      <w:start w:val="1"/>
      <w:numFmt w:val="bullet"/>
      <w:lvlText w:val="•"/>
      <w:lvlJc w:val="left"/>
      <w:pPr>
        <w:tabs>
          <w:tab w:val="num" w:pos="1440"/>
        </w:tabs>
        <w:ind w:left="1440" w:hanging="360"/>
      </w:pPr>
      <w:rPr>
        <w:rFonts w:ascii="Times New Roman" w:hAnsi="Times New Roman" w:hint="default"/>
      </w:rPr>
    </w:lvl>
    <w:lvl w:ilvl="2" w:tplc="30F6C71A" w:tentative="1">
      <w:start w:val="1"/>
      <w:numFmt w:val="bullet"/>
      <w:lvlText w:val="•"/>
      <w:lvlJc w:val="left"/>
      <w:pPr>
        <w:tabs>
          <w:tab w:val="num" w:pos="2160"/>
        </w:tabs>
        <w:ind w:left="2160" w:hanging="360"/>
      </w:pPr>
      <w:rPr>
        <w:rFonts w:ascii="Times New Roman" w:hAnsi="Times New Roman" w:hint="default"/>
      </w:rPr>
    </w:lvl>
    <w:lvl w:ilvl="3" w:tplc="BDCE194C" w:tentative="1">
      <w:start w:val="1"/>
      <w:numFmt w:val="bullet"/>
      <w:lvlText w:val="•"/>
      <w:lvlJc w:val="left"/>
      <w:pPr>
        <w:tabs>
          <w:tab w:val="num" w:pos="2880"/>
        </w:tabs>
        <w:ind w:left="2880" w:hanging="360"/>
      </w:pPr>
      <w:rPr>
        <w:rFonts w:ascii="Times New Roman" w:hAnsi="Times New Roman" w:hint="default"/>
      </w:rPr>
    </w:lvl>
    <w:lvl w:ilvl="4" w:tplc="D834F6D0" w:tentative="1">
      <w:start w:val="1"/>
      <w:numFmt w:val="bullet"/>
      <w:lvlText w:val="•"/>
      <w:lvlJc w:val="left"/>
      <w:pPr>
        <w:tabs>
          <w:tab w:val="num" w:pos="3600"/>
        </w:tabs>
        <w:ind w:left="3600" w:hanging="360"/>
      </w:pPr>
      <w:rPr>
        <w:rFonts w:ascii="Times New Roman" w:hAnsi="Times New Roman" w:hint="default"/>
      </w:rPr>
    </w:lvl>
    <w:lvl w:ilvl="5" w:tplc="2AC89ADC" w:tentative="1">
      <w:start w:val="1"/>
      <w:numFmt w:val="bullet"/>
      <w:lvlText w:val="•"/>
      <w:lvlJc w:val="left"/>
      <w:pPr>
        <w:tabs>
          <w:tab w:val="num" w:pos="4320"/>
        </w:tabs>
        <w:ind w:left="4320" w:hanging="360"/>
      </w:pPr>
      <w:rPr>
        <w:rFonts w:ascii="Times New Roman" w:hAnsi="Times New Roman" w:hint="default"/>
      </w:rPr>
    </w:lvl>
    <w:lvl w:ilvl="6" w:tplc="967C9A68" w:tentative="1">
      <w:start w:val="1"/>
      <w:numFmt w:val="bullet"/>
      <w:lvlText w:val="•"/>
      <w:lvlJc w:val="left"/>
      <w:pPr>
        <w:tabs>
          <w:tab w:val="num" w:pos="5040"/>
        </w:tabs>
        <w:ind w:left="5040" w:hanging="360"/>
      </w:pPr>
      <w:rPr>
        <w:rFonts w:ascii="Times New Roman" w:hAnsi="Times New Roman" w:hint="default"/>
      </w:rPr>
    </w:lvl>
    <w:lvl w:ilvl="7" w:tplc="EF3207DC" w:tentative="1">
      <w:start w:val="1"/>
      <w:numFmt w:val="bullet"/>
      <w:lvlText w:val="•"/>
      <w:lvlJc w:val="left"/>
      <w:pPr>
        <w:tabs>
          <w:tab w:val="num" w:pos="5760"/>
        </w:tabs>
        <w:ind w:left="5760" w:hanging="360"/>
      </w:pPr>
      <w:rPr>
        <w:rFonts w:ascii="Times New Roman" w:hAnsi="Times New Roman" w:hint="default"/>
      </w:rPr>
    </w:lvl>
    <w:lvl w:ilvl="8" w:tplc="C1A8F5F6" w:tentative="1">
      <w:start w:val="1"/>
      <w:numFmt w:val="bullet"/>
      <w:lvlText w:val="•"/>
      <w:lvlJc w:val="left"/>
      <w:pPr>
        <w:tabs>
          <w:tab w:val="num" w:pos="6480"/>
        </w:tabs>
        <w:ind w:left="6480" w:hanging="360"/>
      </w:pPr>
      <w:rPr>
        <w:rFonts w:ascii="Times New Roman" w:hAnsi="Times New Roman" w:hint="default"/>
      </w:rPr>
    </w:lvl>
  </w:abstractNum>
  <w:num w:numId="1">
    <w:abstractNumId w:val="4"/>
  </w:num>
  <w:num w:numId="2">
    <w:abstractNumId w:val="5"/>
  </w:num>
  <w:num w:numId="3">
    <w:abstractNumId w:val="3"/>
  </w:num>
  <w:num w:numId="4">
    <w:abstractNumId w:val="0"/>
  </w:num>
  <w:num w:numId="5">
    <w:abstractNumId w:val="1"/>
  </w:num>
  <w:num w:numId="6">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Benutzer">
    <w15:presenceInfo w15:providerId="None" w15:userId="Windows-Benutzer"/>
  </w15:person>
  <w15:person w15:author="Roger Penn">
    <w15:presenceInfo w15:providerId="Windows Live" w15:userId="1d1907cfe2cf42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B02"/>
    <w:rsid w:val="000037E6"/>
    <w:rsid w:val="000049DE"/>
    <w:rsid w:val="000052A3"/>
    <w:rsid w:val="000332DC"/>
    <w:rsid w:val="00043666"/>
    <w:rsid w:val="0005148D"/>
    <w:rsid w:val="000606BF"/>
    <w:rsid w:val="00061A46"/>
    <w:rsid w:val="0006212F"/>
    <w:rsid w:val="00066DD3"/>
    <w:rsid w:val="00086427"/>
    <w:rsid w:val="00087EF1"/>
    <w:rsid w:val="00091347"/>
    <w:rsid w:val="000918A2"/>
    <w:rsid w:val="00095C60"/>
    <w:rsid w:val="000A0BFD"/>
    <w:rsid w:val="000A164F"/>
    <w:rsid w:val="000A18D6"/>
    <w:rsid w:val="000A18FD"/>
    <w:rsid w:val="000A3541"/>
    <w:rsid w:val="000A52E0"/>
    <w:rsid w:val="000B0BB6"/>
    <w:rsid w:val="000B0F23"/>
    <w:rsid w:val="000B16AA"/>
    <w:rsid w:val="000B3513"/>
    <w:rsid w:val="000B4FF9"/>
    <w:rsid w:val="000B568F"/>
    <w:rsid w:val="000C480B"/>
    <w:rsid w:val="000D4E37"/>
    <w:rsid w:val="000D7F9B"/>
    <w:rsid w:val="000E3F5D"/>
    <w:rsid w:val="000E4418"/>
    <w:rsid w:val="000E5C4F"/>
    <w:rsid w:val="000E6CBA"/>
    <w:rsid w:val="000F2EE3"/>
    <w:rsid w:val="000F751B"/>
    <w:rsid w:val="0010011F"/>
    <w:rsid w:val="00102C39"/>
    <w:rsid w:val="00104317"/>
    <w:rsid w:val="001055E2"/>
    <w:rsid w:val="0010776E"/>
    <w:rsid w:val="0011021F"/>
    <w:rsid w:val="00111870"/>
    <w:rsid w:val="00113EB1"/>
    <w:rsid w:val="00120F74"/>
    <w:rsid w:val="00122326"/>
    <w:rsid w:val="001244BF"/>
    <w:rsid w:val="00124DFF"/>
    <w:rsid w:val="00125985"/>
    <w:rsid w:val="0013088E"/>
    <w:rsid w:val="00130BF3"/>
    <w:rsid w:val="00131FFB"/>
    <w:rsid w:val="0013274D"/>
    <w:rsid w:val="001334E2"/>
    <w:rsid w:val="00136781"/>
    <w:rsid w:val="001406BB"/>
    <w:rsid w:val="0014117A"/>
    <w:rsid w:val="00142D09"/>
    <w:rsid w:val="00145B5C"/>
    <w:rsid w:val="00146DCC"/>
    <w:rsid w:val="00153846"/>
    <w:rsid w:val="00154DF7"/>
    <w:rsid w:val="001579C9"/>
    <w:rsid w:val="001639D2"/>
    <w:rsid w:val="00165DE0"/>
    <w:rsid w:val="00171D9C"/>
    <w:rsid w:val="00172AEC"/>
    <w:rsid w:val="0017311D"/>
    <w:rsid w:val="001748CE"/>
    <w:rsid w:val="00177100"/>
    <w:rsid w:val="001771DC"/>
    <w:rsid w:val="00180E40"/>
    <w:rsid w:val="0018648C"/>
    <w:rsid w:val="00186A8F"/>
    <w:rsid w:val="0019228F"/>
    <w:rsid w:val="001923A2"/>
    <w:rsid w:val="00193881"/>
    <w:rsid w:val="001A2560"/>
    <w:rsid w:val="001A6615"/>
    <w:rsid w:val="001A7D6E"/>
    <w:rsid w:val="001C0F2B"/>
    <w:rsid w:val="001C77F0"/>
    <w:rsid w:val="001D17BA"/>
    <w:rsid w:val="001D5253"/>
    <w:rsid w:val="001D70A6"/>
    <w:rsid w:val="001E3F54"/>
    <w:rsid w:val="001E7498"/>
    <w:rsid w:val="001F115B"/>
    <w:rsid w:val="001F368F"/>
    <w:rsid w:val="001F4828"/>
    <w:rsid w:val="001F6EB9"/>
    <w:rsid w:val="001F716D"/>
    <w:rsid w:val="00200433"/>
    <w:rsid w:val="002023E7"/>
    <w:rsid w:val="002042D4"/>
    <w:rsid w:val="0020692B"/>
    <w:rsid w:val="00207D8A"/>
    <w:rsid w:val="00213779"/>
    <w:rsid w:val="00216BB6"/>
    <w:rsid w:val="00220056"/>
    <w:rsid w:val="00223076"/>
    <w:rsid w:val="00237160"/>
    <w:rsid w:val="0023768F"/>
    <w:rsid w:val="002377E5"/>
    <w:rsid w:val="002412BB"/>
    <w:rsid w:val="002438AF"/>
    <w:rsid w:val="00244269"/>
    <w:rsid w:val="00245BCA"/>
    <w:rsid w:val="002534EE"/>
    <w:rsid w:val="00253EC3"/>
    <w:rsid w:val="00260360"/>
    <w:rsid w:val="002619AD"/>
    <w:rsid w:val="002642B1"/>
    <w:rsid w:val="00266A0F"/>
    <w:rsid w:val="00266D95"/>
    <w:rsid w:val="0027203E"/>
    <w:rsid w:val="00273177"/>
    <w:rsid w:val="002750FD"/>
    <w:rsid w:val="00284A6F"/>
    <w:rsid w:val="00292AED"/>
    <w:rsid w:val="002A0C98"/>
    <w:rsid w:val="002A4E37"/>
    <w:rsid w:val="002A6683"/>
    <w:rsid w:val="002B2DC5"/>
    <w:rsid w:val="002B67FD"/>
    <w:rsid w:val="002B78A1"/>
    <w:rsid w:val="002C0430"/>
    <w:rsid w:val="002C2722"/>
    <w:rsid w:val="002C4FC4"/>
    <w:rsid w:val="002D01C4"/>
    <w:rsid w:val="002D4E65"/>
    <w:rsid w:val="002E4B96"/>
    <w:rsid w:val="002F054F"/>
    <w:rsid w:val="002F33C9"/>
    <w:rsid w:val="002F5D53"/>
    <w:rsid w:val="002F663E"/>
    <w:rsid w:val="002F6A35"/>
    <w:rsid w:val="003042A7"/>
    <w:rsid w:val="00305763"/>
    <w:rsid w:val="0030672F"/>
    <w:rsid w:val="00311143"/>
    <w:rsid w:val="0031457F"/>
    <w:rsid w:val="00315C79"/>
    <w:rsid w:val="0032212F"/>
    <w:rsid w:val="00322EB4"/>
    <w:rsid w:val="00323A25"/>
    <w:rsid w:val="00325C61"/>
    <w:rsid w:val="00333D89"/>
    <w:rsid w:val="00340866"/>
    <w:rsid w:val="00341667"/>
    <w:rsid w:val="003502A9"/>
    <w:rsid w:val="00352A97"/>
    <w:rsid w:val="0035657A"/>
    <w:rsid w:val="00360CE2"/>
    <w:rsid w:val="00370EE1"/>
    <w:rsid w:val="00375B5F"/>
    <w:rsid w:val="00376E12"/>
    <w:rsid w:val="00381B03"/>
    <w:rsid w:val="0038293B"/>
    <w:rsid w:val="003845A9"/>
    <w:rsid w:val="0038480B"/>
    <w:rsid w:val="0039147A"/>
    <w:rsid w:val="00394626"/>
    <w:rsid w:val="003A17BA"/>
    <w:rsid w:val="003A2F0F"/>
    <w:rsid w:val="003A3C82"/>
    <w:rsid w:val="003B3934"/>
    <w:rsid w:val="003B404D"/>
    <w:rsid w:val="003B5C3A"/>
    <w:rsid w:val="003B5CE2"/>
    <w:rsid w:val="003B70DC"/>
    <w:rsid w:val="003C65F3"/>
    <w:rsid w:val="003D39AC"/>
    <w:rsid w:val="003D4AF6"/>
    <w:rsid w:val="003D5805"/>
    <w:rsid w:val="003D6AEB"/>
    <w:rsid w:val="003D6B7D"/>
    <w:rsid w:val="003E333E"/>
    <w:rsid w:val="003E4719"/>
    <w:rsid w:val="004052D9"/>
    <w:rsid w:val="00410139"/>
    <w:rsid w:val="004136DC"/>
    <w:rsid w:val="00415364"/>
    <w:rsid w:val="00415C4A"/>
    <w:rsid w:val="00421739"/>
    <w:rsid w:val="00422FF1"/>
    <w:rsid w:val="00423D0D"/>
    <w:rsid w:val="004263A2"/>
    <w:rsid w:val="00427C94"/>
    <w:rsid w:val="0043092C"/>
    <w:rsid w:val="00430CC2"/>
    <w:rsid w:val="004346E6"/>
    <w:rsid w:val="004407FB"/>
    <w:rsid w:val="0044144A"/>
    <w:rsid w:val="00441E46"/>
    <w:rsid w:val="00443131"/>
    <w:rsid w:val="004458FB"/>
    <w:rsid w:val="00450BE7"/>
    <w:rsid w:val="0045261E"/>
    <w:rsid w:val="0045458F"/>
    <w:rsid w:val="004550DF"/>
    <w:rsid w:val="004565DC"/>
    <w:rsid w:val="00457C34"/>
    <w:rsid w:val="0046347E"/>
    <w:rsid w:val="004637FE"/>
    <w:rsid w:val="00475A87"/>
    <w:rsid w:val="004801F4"/>
    <w:rsid w:val="00480305"/>
    <w:rsid w:val="00484043"/>
    <w:rsid w:val="0049153D"/>
    <w:rsid w:val="004923BC"/>
    <w:rsid w:val="004931C0"/>
    <w:rsid w:val="004935D1"/>
    <w:rsid w:val="004A1BD6"/>
    <w:rsid w:val="004C065A"/>
    <w:rsid w:val="004C0F38"/>
    <w:rsid w:val="004C2512"/>
    <w:rsid w:val="004C2CF2"/>
    <w:rsid w:val="004C4F8D"/>
    <w:rsid w:val="004C6A10"/>
    <w:rsid w:val="004C6F7C"/>
    <w:rsid w:val="004D3AEE"/>
    <w:rsid w:val="004E3DFA"/>
    <w:rsid w:val="004E462B"/>
    <w:rsid w:val="004E4BA0"/>
    <w:rsid w:val="004E5058"/>
    <w:rsid w:val="004F2AF5"/>
    <w:rsid w:val="004F33E4"/>
    <w:rsid w:val="004F354F"/>
    <w:rsid w:val="004F3B9F"/>
    <w:rsid w:val="004F6969"/>
    <w:rsid w:val="00501324"/>
    <w:rsid w:val="005216CB"/>
    <w:rsid w:val="00526D45"/>
    <w:rsid w:val="005275D6"/>
    <w:rsid w:val="005300B6"/>
    <w:rsid w:val="00531534"/>
    <w:rsid w:val="00533826"/>
    <w:rsid w:val="005346CE"/>
    <w:rsid w:val="00536C09"/>
    <w:rsid w:val="00536D38"/>
    <w:rsid w:val="00536F84"/>
    <w:rsid w:val="0053768B"/>
    <w:rsid w:val="0054050E"/>
    <w:rsid w:val="00540AC0"/>
    <w:rsid w:val="00550380"/>
    <w:rsid w:val="005636B8"/>
    <w:rsid w:val="005678FB"/>
    <w:rsid w:val="00567F4A"/>
    <w:rsid w:val="00571567"/>
    <w:rsid w:val="00574719"/>
    <w:rsid w:val="005761B4"/>
    <w:rsid w:val="005829B9"/>
    <w:rsid w:val="00586687"/>
    <w:rsid w:val="0058784F"/>
    <w:rsid w:val="00591283"/>
    <w:rsid w:val="005944E2"/>
    <w:rsid w:val="005A2201"/>
    <w:rsid w:val="005A3957"/>
    <w:rsid w:val="005A7383"/>
    <w:rsid w:val="005B0538"/>
    <w:rsid w:val="005B0F31"/>
    <w:rsid w:val="005B121D"/>
    <w:rsid w:val="005B2314"/>
    <w:rsid w:val="005B303C"/>
    <w:rsid w:val="005B63D0"/>
    <w:rsid w:val="005B69B6"/>
    <w:rsid w:val="005D4679"/>
    <w:rsid w:val="005D5304"/>
    <w:rsid w:val="005D5C61"/>
    <w:rsid w:val="005D5CF8"/>
    <w:rsid w:val="005E103D"/>
    <w:rsid w:val="005E47C5"/>
    <w:rsid w:val="005E5C2E"/>
    <w:rsid w:val="005F0B3B"/>
    <w:rsid w:val="00602FDB"/>
    <w:rsid w:val="00607512"/>
    <w:rsid w:val="0060776A"/>
    <w:rsid w:val="00612222"/>
    <w:rsid w:val="006212DF"/>
    <w:rsid w:val="006218BD"/>
    <w:rsid w:val="00621E20"/>
    <w:rsid w:val="00625CD2"/>
    <w:rsid w:val="006268A1"/>
    <w:rsid w:val="00634928"/>
    <w:rsid w:val="0064379B"/>
    <w:rsid w:val="00645F65"/>
    <w:rsid w:val="00650A34"/>
    <w:rsid w:val="00652B53"/>
    <w:rsid w:val="00657788"/>
    <w:rsid w:val="006609A3"/>
    <w:rsid w:val="00660ACE"/>
    <w:rsid w:val="00661AA1"/>
    <w:rsid w:val="00663AA8"/>
    <w:rsid w:val="006716E2"/>
    <w:rsid w:val="00673C45"/>
    <w:rsid w:val="00675C04"/>
    <w:rsid w:val="00681659"/>
    <w:rsid w:val="006823F9"/>
    <w:rsid w:val="00687D48"/>
    <w:rsid w:val="0069614A"/>
    <w:rsid w:val="006A12C1"/>
    <w:rsid w:val="006A2B02"/>
    <w:rsid w:val="006A51D2"/>
    <w:rsid w:val="006B3E0D"/>
    <w:rsid w:val="006B543F"/>
    <w:rsid w:val="006B7152"/>
    <w:rsid w:val="006C0A50"/>
    <w:rsid w:val="006C23F8"/>
    <w:rsid w:val="006C2BD9"/>
    <w:rsid w:val="006C39D7"/>
    <w:rsid w:val="006D2018"/>
    <w:rsid w:val="006D293A"/>
    <w:rsid w:val="006D3474"/>
    <w:rsid w:val="006E1446"/>
    <w:rsid w:val="006E748D"/>
    <w:rsid w:val="006F09E5"/>
    <w:rsid w:val="006F0BCF"/>
    <w:rsid w:val="006F1C42"/>
    <w:rsid w:val="006F4316"/>
    <w:rsid w:val="006F4BC6"/>
    <w:rsid w:val="007152D7"/>
    <w:rsid w:val="007256CC"/>
    <w:rsid w:val="00725DA2"/>
    <w:rsid w:val="0072733B"/>
    <w:rsid w:val="007312F1"/>
    <w:rsid w:val="00731CF5"/>
    <w:rsid w:val="00737FBF"/>
    <w:rsid w:val="00742720"/>
    <w:rsid w:val="00745636"/>
    <w:rsid w:val="00750033"/>
    <w:rsid w:val="00751488"/>
    <w:rsid w:val="00751C8E"/>
    <w:rsid w:val="00756A2B"/>
    <w:rsid w:val="00756AFD"/>
    <w:rsid w:val="007578AF"/>
    <w:rsid w:val="007629F0"/>
    <w:rsid w:val="00764270"/>
    <w:rsid w:val="00764924"/>
    <w:rsid w:val="00766691"/>
    <w:rsid w:val="00767BCC"/>
    <w:rsid w:val="00773AD8"/>
    <w:rsid w:val="00775865"/>
    <w:rsid w:val="0077735E"/>
    <w:rsid w:val="0077774D"/>
    <w:rsid w:val="00784247"/>
    <w:rsid w:val="00786449"/>
    <w:rsid w:val="0078796B"/>
    <w:rsid w:val="007929BB"/>
    <w:rsid w:val="00796862"/>
    <w:rsid w:val="00796E91"/>
    <w:rsid w:val="007A228F"/>
    <w:rsid w:val="007A2766"/>
    <w:rsid w:val="007A2BED"/>
    <w:rsid w:val="007A5395"/>
    <w:rsid w:val="007A684E"/>
    <w:rsid w:val="007B7B33"/>
    <w:rsid w:val="007C0849"/>
    <w:rsid w:val="007C1D38"/>
    <w:rsid w:val="007C205A"/>
    <w:rsid w:val="007C51D3"/>
    <w:rsid w:val="007D31F7"/>
    <w:rsid w:val="007D56CC"/>
    <w:rsid w:val="007D67A4"/>
    <w:rsid w:val="007E2953"/>
    <w:rsid w:val="007E576B"/>
    <w:rsid w:val="007E6998"/>
    <w:rsid w:val="00801927"/>
    <w:rsid w:val="0080527C"/>
    <w:rsid w:val="00805642"/>
    <w:rsid w:val="00805D78"/>
    <w:rsid w:val="008108F1"/>
    <w:rsid w:val="00813557"/>
    <w:rsid w:val="00816BD7"/>
    <w:rsid w:val="00817D98"/>
    <w:rsid w:val="00823221"/>
    <w:rsid w:val="00830D0A"/>
    <w:rsid w:val="00837CD5"/>
    <w:rsid w:val="00843C62"/>
    <w:rsid w:val="00844451"/>
    <w:rsid w:val="00846E56"/>
    <w:rsid w:val="00850F5D"/>
    <w:rsid w:val="00853704"/>
    <w:rsid w:val="00853BEB"/>
    <w:rsid w:val="0085523B"/>
    <w:rsid w:val="008616E9"/>
    <w:rsid w:val="00862F77"/>
    <w:rsid w:val="00870EF9"/>
    <w:rsid w:val="00874537"/>
    <w:rsid w:val="00877F67"/>
    <w:rsid w:val="0088387D"/>
    <w:rsid w:val="00884B12"/>
    <w:rsid w:val="00887DBD"/>
    <w:rsid w:val="008913D4"/>
    <w:rsid w:val="00892394"/>
    <w:rsid w:val="00893959"/>
    <w:rsid w:val="00895547"/>
    <w:rsid w:val="008966BA"/>
    <w:rsid w:val="008A3D70"/>
    <w:rsid w:val="008A5F80"/>
    <w:rsid w:val="008A7109"/>
    <w:rsid w:val="008B0252"/>
    <w:rsid w:val="008B32B7"/>
    <w:rsid w:val="008D3D06"/>
    <w:rsid w:val="008D3F6D"/>
    <w:rsid w:val="008E1EA5"/>
    <w:rsid w:val="008F3460"/>
    <w:rsid w:val="00901E05"/>
    <w:rsid w:val="00902236"/>
    <w:rsid w:val="009043A6"/>
    <w:rsid w:val="00912386"/>
    <w:rsid w:val="00915FF9"/>
    <w:rsid w:val="00921073"/>
    <w:rsid w:val="00923FD2"/>
    <w:rsid w:val="009251B6"/>
    <w:rsid w:val="00925997"/>
    <w:rsid w:val="00927E80"/>
    <w:rsid w:val="00927F49"/>
    <w:rsid w:val="00931A88"/>
    <w:rsid w:val="009334CE"/>
    <w:rsid w:val="009336B8"/>
    <w:rsid w:val="00933DC1"/>
    <w:rsid w:val="0093410C"/>
    <w:rsid w:val="009379CE"/>
    <w:rsid w:val="00943740"/>
    <w:rsid w:val="009476FB"/>
    <w:rsid w:val="00953B51"/>
    <w:rsid w:val="0095430B"/>
    <w:rsid w:val="00962734"/>
    <w:rsid w:val="00964468"/>
    <w:rsid w:val="00964F17"/>
    <w:rsid w:val="0097208E"/>
    <w:rsid w:val="00972293"/>
    <w:rsid w:val="00977CEC"/>
    <w:rsid w:val="0098268E"/>
    <w:rsid w:val="009864B0"/>
    <w:rsid w:val="0098676C"/>
    <w:rsid w:val="009879F3"/>
    <w:rsid w:val="00993748"/>
    <w:rsid w:val="009A2DDC"/>
    <w:rsid w:val="009A341B"/>
    <w:rsid w:val="009B026C"/>
    <w:rsid w:val="009B1E45"/>
    <w:rsid w:val="009B1FC3"/>
    <w:rsid w:val="009C1A0E"/>
    <w:rsid w:val="009C357E"/>
    <w:rsid w:val="009C45B8"/>
    <w:rsid w:val="009C6C3B"/>
    <w:rsid w:val="009D0622"/>
    <w:rsid w:val="009D53FF"/>
    <w:rsid w:val="009E58FF"/>
    <w:rsid w:val="009F3C0A"/>
    <w:rsid w:val="009F4032"/>
    <w:rsid w:val="009F4CCF"/>
    <w:rsid w:val="00A055BF"/>
    <w:rsid w:val="00A064E3"/>
    <w:rsid w:val="00A0768D"/>
    <w:rsid w:val="00A1189E"/>
    <w:rsid w:val="00A11C86"/>
    <w:rsid w:val="00A12845"/>
    <w:rsid w:val="00A14349"/>
    <w:rsid w:val="00A178C2"/>
    <w:rsid w:val="00A17E44"/>
    <w:rsid w:val="00A17E46"/>
    <w:rsid w:val="00A21483"/>
    <w:rsid w:val="00A25E9F"/>
    <w:rsid w:val="00A2725E"/>
    <w:rsid w:val="00A349B5"/>
    <w:rsid w:val="00A36355"/>
    <w:rsid w:val="00A425ED"/>
    <w:rsid w:val="00A50DD7"/>
    <w:rsid w:val="00A51CFD"/>
    <w:rsid w:val="00A549E8"/>
    <w:rsid w:val="00A56C1C"/>
    <w:rsid w:val="00A63DB0"/>
    <w:rsid w:val="00A64AC3"/>
    <w:rsid w:val="00A70AF2"/>
    <w:rsid w:val="00A75955"/>
    <w:rsid w:val="00A91603"/>
    <w:rsid w:val="00AA0B8A"/>
    <w:rsid w:val="00AA2316"/>
    <w:rsid w:val="00AB2CE9"/>
    <w:rsid w:val="00AB4928"/>
    <w:rsid w:val="00AB4DE8"/>
    <w:rsid w:val="00AB60A5"/>
    <w:rsid w:val="00AC09DF"/>
    <w:rsid w:val="00AC321A"/>
    <w:rsid w:val="00AC34EB"/>
    <w:rsid w:val="00AC51DB"/>
    <w:rsid w:val="00AC616A"/>
    <w:rsid w:val="00AD3D9F"/>
    <w:rsid w:val="00AD4DE4"/>
    <w:rsid w:val="00AD579E"/>
    <w:rsid w:val="00AD7C4C"/>
    <w:rsid w:val="00AE187E"/>
    <w:rsid w:val="00AE5692"/>
    <w:rsid w:val="00AE73D6"/>
    <w:rsid w:val="00AF6787"/>
    <w:rsid w:val="00AF717F"/>
    <w:rsid w:val="00B044B0"/>
    <w:rsid w:val="00B053B1"/>
    <w:rsid w:val="00B072E3"/>
    <w:rsid w:val="00B306CA"/>
    <w:rsid w:val="00B3075D"/>
    <w:rsid w:val="00B322BE"/>
    <w:rsid w:val="00B32ECC"/>
    <w:rsid w:val="00B3383A"/>
    <w:rsid w:val="00B34DE9"/>
    <w:rsid w:val="00B42587"/>
    <w:rsid w:val="00B51EFE"/>
    <w:rsid w:val="00B5321B"/>
    <w:rsid w:val="00B534CA"/>
    <w:rsid w:val="00B537DA"/>
    <w:rsid w:val="00B57F76"/>
    <w:rsid w:val="00B60E18"/>
    <w:rsid w:val="00B61944"/>
    <w:rsid w:val="00B6372C"/>
    <w:rsid w:val="00B648D7"/>
    <w:rsid w:val="00B71AFE"/>
    <w:rsid w:val="00B72C3A"/>
    <w:rsid w:val="00B73A97"/>
    <w:rsid w:val="00B74137"/>
    <w:rsid w:val="00B7516E"/>
    <w:rsid w:val="00B81261"/>
    <w:rsid w:val="00B82C75"/>
    <w:rsid w:val="00B907CF"/>
    <w:rsid w:val="00B91F8F"/>
    <w:rsid w:val="00B9356B"/>
    <w:rsid w:val="00B96C2C"/>
    <w:rsid w:val="00BA157D"/>
    <w:rsid w:val="00BA1645"/>
    <w:rsid w:val="00BA6D11"/>
    <w:rsid w:val="00BA7879"/>
    <w:rsid w:val="00BB099F"/>
    <w:rsid w:val="00BB732A"/>
    <w:rsid w:val="00BB73F8"/>
    <w:rsid w:val="00BB7E07"/>
    <w:rsid w:val="00BC3437"/>
    <w:rsid w:val="00BC3A61"/>
    <w:rsid w:val="00BC3B83"/>
    <w:rsid w:val="00BC3F67"/>
    <w:rsid w:val="00BC4ADC"/>
    <w:rsid w:val="00BC7A0E"/>
    <w:rsid w:val="00BD2B20"/>
    <w:rsid w:val="00BD3EAB"/>
    <w:rsid w:val="00BE29FC"/>
    <w:rsid w:val="00BE41AC"/>
    <w:rsid w:val="00BE5BCB"/>
    <w:rsid w:val="00BF007E"/>
    <w:rsid w:val="00BF4B02"/>
    <w:rsid w:val="00C048CF"/>
    <w:rsid w:val="00C060AD"/>
    <w:rsid w:val="00C06EB9"/>
    <w:rsid w:val="00C14ADB"/>
    <w:rsid w:val="00C161EC"/>
    <w:rsid w:val="00C205E9"/>
    <w:rsid w:val="00C20A0D"/>
    <w:rsid w:val="00C21BB2"/>
    <w:rsid w:val="00C2219C"/>
    <w:rsid w:val="00C265D5"/>
    <w:rsid w:val="00C310B6"/>
    <w:rsid w:val="00C31F8B"/>
    <w:rsid w:val="00C33369"/>
    <w:rsid w:val="00C3671C"/>
    <w:rsid w:val="00C3741A"/>
    <w:rsid w:val="00C400AA"/>
    <w:rsid w:val="00C4125D"/>
    <w:rsid w:val="00C423BD"/>
    <w:rsid w:val="00C43EE6"/>
    <w:rsid w:val="00C44C32"/>
    <w:rsid w:val="00C47486"/>
    <w:rsid w:val="00C5241D"/>
    <w:rsid w:val="00C53A4E"/>
    <w:rsid w:val="00C5429B"/>
    <w:rsid w:val="00C5676B"/>
    <w:rsid w:val="00C56C6B"/>
    <w:rsid w:val="00C6106D"/>
    <w:rsid w:val="00C64A6A"/>
    <w:rsid w:val="00C651A8"/>
    <w:rsid w:val="00C67010"/>
    <w:rsid w:val="00C72686"/>
    <w:rsid w:val="00C77070"/>
    <w:rsid w:val="00C7764D"/>
    <w:rsid w:val="00C80F6F"/>
    <w:rsid w:val="00C820AB"/>
    <w:rsid w:val="00C82500"/>
    <w:rsid w:val="00C87392"/>
    <w:rsid w:val="00C9358C"/>
    <w:rsid w:val="00C97D44"/>
    <w:rsid w:val="00CA29AD"/>
    <w:rsid w:val="00CA4E29"/>
    <w:rsid w:val="00CA680C"/>
    <w:rsid w:val="00CA6F0C"/>
    <w:rsid w:val="00CB551A"/>
    <w:rsid w:val="00CC33B9"/>
    <w:rsid w:val="00CC5A89"/>
    <w:rsid w:val="00CD0217"/>
    <w:rsid w:val="00CD05E1"/>
    <w:rsid w:val="00CD066F"/>
    <w:rsid w:val="00CD6B18"/>
    <w:rsid w:val="00CF56EB"/>
    <w:rsid w:val="00CF6A08"/>
    <w:rsid w:val="00D02187"/>
    <w:rsid w:val="00D043B3"/>
    <w:rsid w:val="00D05DBC"/>
    <w:rsid w:val="00D13160"/>
    <w:rsid w:val="00D1319C"/>
    <w:rsid w:val="00D14AAC"/>
    <w:rsid w:val="00D24C63"/>
    <w:rsid w:val="00D2627B"/>
    <w:rsid w:val="00D27BDB"/>
    <w:rsid w:val="00D34F63"/>
    <w:rsid w:val="00D350A4"/>
    <w:rsid w:val="00D36DC4"/>
    <w:rsid w:val="00D46502"/>
    <w:rsid w:val="00D569AC"/>
    <w:rsid w:val="00D60382"/>
    <w:rsid w:val="00D60A3C"/>
    <w:rsid w:val="00D63909"/>
    <w:rsid w:val="00D73525"/>
    <w:rsid w:val="00D76A20"/>
    <w:rsid w:val="00D77A96"/>
    <w:rsid w:val="00D80E25"/>
    <w:rsid w:val="00D81CE9"/>
    <w:rsid w:val="00D8640F"/>
    <w:rsid w:val="00D8662C"/>
    <w:rsid w:val="00D86746"/>
    <w:rsid w:val="00D87A87"/>
    <w:rsid w:val="00D91EDF"/>
    <w:rsid w:val="00D932F1"/>
    <w:rsid w:val="00D95F98"/>
    <w:rsid w:val="00DA36EE"/>
    <w:rsid w:val="00DB3ADF"/>
    <w:rsid w:val="00DB3DF2"/>
    <w:rsid w:val="00DC1B88"/>
    <w:rsid w:val="00DC277B"/>
    <w:rsid w:val="00DC2D4C"/>
    <w:rsid w:val="00DD1BE9"/>
    <w:rsid w:val="00DD3EF0"/>
    <w:rsid w:val="00DD4822"/>
    <w:rsid w:val="00DD5EDA"/>
    <w:rsid w:val="00DD63BF"/>
    <w:rsid w:val="00DE6052"/>
    <w:rsid w:val="00DE6629"/>
    <w:rsid w:val="00DF0A69"/>
    <w:rsid w:val="00DF3E6E"/>
    <w:rsid w:val="00DF4972"/>
    <w:rsid w:val="00DF6187"/>
    <w:rsid w:val="00DF7604"/>
    <w:rsid w:val="00E048E7"/>
    <w:rsid w:val="00E04E15"/>
    <w:rsid w:val="00E05109"/>
    <w:rsid w:val="00E135CF"/>
    <w:rsid w:val="00E148EA"/>
    <w:rsid w:val="00E17949"/>
    <w:rsid w:val="00E22FC7"/>
    <w:rsid w:val="00E234FE"/>
    <w:rsid w:val="00E30123"/>
    <w:rsid w:val="00E319D4"/>
    <w:rsid w:val="00E322F5"/>
    <w:rsid w:val="00E32D38"/>
    <w:rsid w:val="00E33E71"/>
    <w:rsid w:val="00E36638"/>
    <w:rsid w:val="00E41089"/>
    <w:rsid w:val="00E57044"/>
    <w:rsid w:val="00E61E33"/>
    <w:rsid w:val="00E64EED"/>
    <w:rsid w:val="00E65854"/>
    <w:rsid w:val="00E67785"/>
    <w:rsid w:val="00E67EB6"/>
    <w:rsid w:val="00E705A6"/>
    <w:rsid w:val="00E70CA6"/>
    <w:rsid w:val="00E71DDD"/>
    <w:rsid w:val="00E71EE2"/>
    <w:rsid w:val="00E74A09"/>
    <w:rsid w:val="00E755EE"/>
    <w:rsid w:val="00E76C51"/>
    <w:rsid w:val="00E81413"/>
    <w:rsid w:val="00E847FC"/>
    <w:rsid w:val="00EA1CE3"/>
    <w:rsid w:val="00EA1F9F"/>
    <w:rsid w:val="00EA4860"/>
    <w:rsid w:val="00EA7D75"/>
    <w:rsid w:val="00EB5F29"/>
    <w:rsid w:val="00EB721E"/>
    <w:rsid w:val="00EB7E11"/>
    <w:rsid w:val="00EC7918"/>
    <w:rsid w:val="00EC7F3C"/>
    <w:rsid w:val="00ED1723"/>
    <w:rsid w:val="00ED3259"/>
    <w:rsid w:val="00ED3882"/>
    <w:rsid w:val="00ED72C5"/>
    <w:rsid w:val="00ED7AF3"/>
    <w:rsid w:val="00EE6824"/>
    <w:rsid w:val="00EE7819"/>
    <w:rsid w:val="00EF0D52"/>
    <w:rsid w:val="00EF2DE7"/>
    <w:rsid w:val="00EF45D7"/>
    <w:rsid w:val="00EF7495"/>
    <w:rsid w:val="00F0372A"/>
    <w:rsid w:val="00F13475"/>
    <w:rsid w:val="00F25D9D"/>
    <w:rsid w:val="00F267F8"/>
    <w:rsid w:val="00F3590F"/>
    <w:rsid w:val="00F3622E"/>
    <w:rsid w:val="00F36477"/>
    <w:rsid w:val="00F5303C"/>
    <w:rsid w:val="00F576E1"/>
    <w:rsid w:val="00F7015E"/>
    <w:rsid w:val="00F81DEA"/>
    <w:rsid w:val="00F867B8"/>
    <w:rsid w:val="00F86A0C"/>
    <w:rsid w:val="00F94254"/>
    <w:rsid w:val="00F9675B"/>
    <w:rsid w:val="00FA0269"/>
    <w:rsid w:val="00FA0F22"/>
    <w:rsid w:val="00FA11E0"/>
    <w:rsid w:val="00FB474E"/>
    <w:rsid w:val="00FC1925"/>
    <w:rsid w:val="00FD427B"/>
    <w:rsid w:val="00FE7DC4"/>
    <w:rsid w:val="00FF16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F8BDF"/>
  <w15:chartTrackingRefBased/>
  <w15:docId w15:val="{9A86279D-2AB6-40D7-B18B-1DBB5E42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7C4C"/>
    <w:pPr>
      <w:spacing w:after="200" w:line="276" w:lineRule="auto"/>
    </w:pPr>
    <w:rPr>
      <w:sz w:val="22"/>
      <w:szCs w:val="22"/>
      <w:lang w:val="en-GB" w:eastAsia="en-US"/>
    </w:rPr>
  </w:style>
  <w:style w:type="paragraph" w:styleId="Heading1">
    <w:name w:val="heading 1"/>
    <w:basedOn w:val="Normal"/>
    <w:next w:val="Normal"/>
    <w:link w:val="Heading1Char"/>
    <w:qFormat/>
    <w:rsid w:val="00DD63BF"/>
    <w:pPr>
      <w:keepNext/>
      <w:spacing w:before="240" w:after="60" w:line="240" w:lineRule="auto"/>
      <w:jc w:val="center"/>
      <w:outlineLvl w:val="0"/>
    </w:pPr>
    <w:rPr>
      <w:rFonts w:ascii="Times New Roman" w:eastAsia="Times New Roman" w:hAnsi="Times New Roman" w:cs="Arial"/>
      <w:b/>
      <w:bCs/>
      <w:kern w:val="32"/>
      <w:sz w:val="36"/>
      <w:szCs w:val="32"/>
      <w:lang w:val="de-DE" w:eastAsia="de-DE"/>
    </w:rPr>
  </w:style>
  <w:style w:type="paragraph" w:styleId="Heading2">
    <w:name w:val="heading 2"/>
    <w:basedOn w:val="Normal"/>
    <w:next w:val="Normal"/>
    <w:link w:val="Heading2Char"/>
    <w:unhideWhenUsed/>
    <w:qFormat/>
    <w:rsid w:val="00DD63BF"/>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5692"/>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AE5692"/>
    <w:rPr>
      <w:rFonts w:ascii="Tahoma" w:hAnsi="Tahoma" w:cs="Tahoma"/>
      <w:sz w:val="16"/>
      <w:szCs w:val="16"/>
    </w:rPr>
  </w:style>
  <w:style w:type="paragraph" w:styleId="FootnoteText">
    <w:name w:val="footnote text"/>
    <w:basedOn w:val="Normal"/>
    <w:link w:val="FootnoteTextChar"/>
    <w:uiPriority w:val="99"/>
    <w:semiHidden/>
    <w:unhideWhenUsed/>
    <w:rsid w:val="00E234FE"/>
    <w:pPr>
      <w:spacing w:after="0" w:line="240" w:lineRule="auto"/>
    </w:pPr>
    <w:rPr>
      <w:sz w:val="20"/>
      <w:szCs w:val="20"/>
      <w:lang w:val="x-none" w:eastAsia="x-none"/>
    </w:rPr>
  </w:style>
  <w:style w:type="character" w:customStyle="1" w:styleId="FootnoteTextChar">
    <w:name w:val="Footnote Text Char"/>
    <w:link w:val="FootnoteText"/>
    <w:uiPriority w:val="99"/>
    <w:semiHidden/>
    <w:rsid w:val="00E234FE"/>
    <w:rPr>
      <w:sz w:val="20"/>
      <w:szCs w:val="20"/>
    </w:rPr>
  </w:style>
  <w:style w:type="character" w:styleId="FootnoteReference">
    <w:name w:val="footnote reference"/>
    <w:uiPriority w:val="99"/>
    <w:semiHidden/>
    <w:unhideWhenUsed/>
    <w:rsid w:val="00E234FE"/>
    <w:rPr>
      <w:vertAlign w:val="superscript"/>
    </w:rPr>
  </w:style>
  <w:style w:type="character" w:customStyle="1" w:styleId="unicode">
    <w:name w:val="unicode"/>
    <w:basedOn w:val="DefaultParagraphFont"/>
    <w:rsid w:val="000606BF"/>
  </w:style>
  <w:style w:type="table" w:styleId="TableGrid">
    <w:name w:val="Table Grid"/>
    <w:basedOn w:val="TableNormal"/>
    <w:uiPriority w:val="39"/>
    <w:rsid w:val="000606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E576B"/>
    <w:pPr>
      <w:spacing w:after="0" w:line="240" w:lineRule="auto"/>
    </w:pPr>
    <w:rPr>
      <w:sz w:val="20"/>
      <w:szCs w:val="20"/>
      <w:lang w:val="x-none" w:eastAsia="x-none"/>
    </w:rPr>
  </w:style>
  <w:style w:type="character" w:customStyle="1" w:styleId="EndnoteTextChar">
    <w:name w:val="Endnote Text Char"/>
    <w:link w:val="EndnoteText"/>
    <w:uiPriority w:val="99"/>
    <w:semiHidden/>
    <w:rsid w:val="007E576B"/>
    <w:rPr>
      <w:sz w:val="20"/>
      <w:szCs w:val="20"/>
    </w:rPr>
  </w:style>
  <w:style w:type="character" w:styleId="EndnoteReference">
    <w:name w:val="endnote reference"/>
    <w:uiPriority w:val="99"/>
    <w:semiHidden/>
    <w:unhideWhenUsed/>
    <w:rsid w:val="007E576B"/>
    <w:rPr>
      <w:vertAlign w:val="superscript"/>
    </w:rPr>
  </w:style>
  <w:style w:type="paragraph" w:styleId="ListParagraph">
    <w:name w:val="List Paragraph"/>
    <w:basedOn w:val="Normal"/>
    <w:uiPriority w:val="34"/>
    <w:qFormat/>
    <w:rsid w:val="00612222"/>
    <w:pPr>
      <w:ind w:left="720"/>
      <w:contextualSpacing/>
    </w:pPr>
    <w:rPr>
      <w:rFonts w:eastAsia="Times New Roman"/>
      <w:lang w:eastAsia="en-GB"/>
    </w:rPr>
  </w:style>
  <w:style w:type="paragraph" w:styleId="Header">
    <w:name w:val="header"/>
    <w:basedOn w:val="Normal"/>
    <w:link w:val="HeaderChar"/>
    <w:uiPriority w:val="99"/>
    <w:unhideWhenUsed/>
    <w:rsid w:val="00E36638"/>
    <w:pPr>
      <w:tabs>
        <w:tab w:val="center" w:pos="4513"/>
        <w:tab w:val="right" w:pos="9026"/>
      </w:tabs>
    </w:pPr>
    <w:rPr>
      <w:lang w:val="x-none"/>
    </w:rPr>
  </w:style>
  <w:style w:type="character" w:customStyle="1" w:styleId="HeaderChar">
    <w:name w:val="Header Char"/>
    <w:link w:val="Header"/>
    <w:uiPriority w:val="99"/>
    <w:rsid w:val="00E36638"/>
    <w:rPr>
      <w:sz w:val="22"/>
      <w:szCs w:val="22"/>
      <w:lang w:eastAsia="en-US"/>
    </w:rPr>
  </w:style>
  <w:style w:type="paragraph" w:styleId="Footer">
    <w:name w:val="footer"/>
    <w:basedOn w:val="Normal"/>
    <w:link w:val="FooterChar"/>
    <w:uiPriority w:val="99"/>
    <w:unhideWhenUsed/>
    <w:rsid w:val="00E36638"/>
    <w:pPr>
      <w:tabs>
        <w:tab w:val="center" w:pos="4513"/>
        <w:tab w:val="right" w:pos="9026"/>
      </w:tabs>
    </w:pPr>
    <w:rPr>
      <w:lang w:val="x-none"/>
    </w:rPr>
  </w:style>
  <w:style w:type="character" w:customStyle="1" w:styleId="FooterChar">
    <w:name w:val="Footer Char"/>
    <w:link w:val="Footer"/>
    <w:uiPriority w:val="99"/>
    <w:rsid w:val="00E36638"/>
    <w:rPr>
      <w:sz w:val="22"/>
      <w:szCs w:val="22"/>
      <w:lang w:eastAsia="en-US"/>
    </w:rPr>
  </w:style>
  <w:style w:type="paragraph" w:styleId="Caption">
    <w:name w:val="caption"/>
    <w:basedOn w:val="Normal"/>
    <w:next w:val="Normal"/>
    <w:uiPriority w:val="35"/>
    <w:unhideWhenUsed/>
    <w:qFormat/>
    <w:rsid w:val="00C2219C"/>
    <w:rPr>
      <w:b/>
      <w:bCs/>
      <w:sz w:val="20"/>
      <w:szCs w:val="20"/>
    </w:rPr>
  </w:style>
  <w:style w:type="character" w:styleId="Hyperlink">
    <w:name w:val="Hyperlink"/>
    <w:rsid w:val="0030672F"/>
    <w:rPr>
      <w:color w:val="0000FF"/>
      <w:u w:val="single"/>
    </w:rPr>
  </w:style>
  <w:style w:type="character" w:customStyle="1" w:styleId="Heading1Char">
    <w:name w:val="Heading 1 Char"/>
    <w:basedOn w:val="DefaultParagraphFont"/>
    <w:link w:val="Heading1"/>
    <w:rsid w:val="00DD63BF"/>
    <w:rPr>
      <w:rFonts w:ascii="Times New Roman" w:eastAsia="Times New Roman" w:hAnsi="Times New Roman" w:cs="Arial"/>
      <w:b/>
      <w:bCs/>
      <w:kern w:val="32"/>
      <w:sz w:val="36"/>
      <w:szCs w:val="32"/>
    </w:rPr>
  </w:style>
  <w:style w:type="paragraph" w:customStyle="1" w:styleId="Verfasser">
    <w:name w:val="Verfasser"/>
    <w:basedOn w:val="Heading2"/>
    <w:rsid w:val="00DD63BF"/>
    <w:pPr>
      <w:spacing w:line="240" w:lineRule="auto"/>
      <w:jc w:val="center"/>
    </w:pPr>
    <w:rPr>
      <w:rFonts w:ascii="Times New Roman" w:eastAsia="Times New Roman" w:hAnsi="Times New Roman" w:cs="Arial"/>
      <w:i w:val="0"/>
      <w:sz w:val="32"/>
      <w:lang w:eastAsia="de-DE"/>
    </w:rPr>
  </w:style>
  <w:style w:type="character" w:customStyle="1" w:styleId="Heading2Char">
    <w:name w:val="Heading 2 Char"/>
    <w:basedOn w:val="DefaultParagraphFont"/>
    <w:link w:val="Heading2"/>
    <w:uiPriority w:val="9"/>
    <w:semiHidden/>
    <w:rsid w:val="00DD63BF"/>
    <w:rPr>
      <w:rFonts w:asciiTheme="majorHAnsi" w:eastAsiaTheme="majorEastAsia" w:hAnsiTheme="majorHAnsi" w:cstheme="majorBidi"/>
      <w:b/>
      <w:bCs/>
      <w:i/>
      <w:iCs/>
      <w:sz w:val="28"/>
      <w:szCs w:val="28"/>
      <w:lang w:val="en-GB" w:eastAsia="en-US"/>
    </w:rPr>
  </w:style>
  <w:style w:type="paragraph" w:customStyle="1" w:styleId="Universitt">
    <w:name w:val="Universität"/>
    <w:aliases w:val="Land"/>
    <w:basedOn w:val="BodyText"/>
    <w:rsid w:val="00DD63BF"/>
    <w:pPr>
      <w:spacing w:after="0" w:line="360" w:lineRule="auto"/>
      <w:jc w:val="center"/>
    </w:pPr>
    <w:rPr>
      <w:rFonts w:ascii="Times New Roman" w:eastAsia="Times New Roman" w:hAnsi="Times New Roman"/>
      <w:sz w:val="28"/>
      <w:szCs w:val="20"/>
      <w:lang w:eastAsia="de-DE"/>
    </w:rPr>
  </w:style>
  <w:style w:type="paragraph" w:styleId="BodyText">
    <w:name w:val="Body Text"/>
    <w:basedOn w:val="Normal"/>
    <w:link w:val="BodyTextChar"/>
    <w:uiPriority w:val="99"/>
    <w:semiHidden/>
    <w:unhideWhenUsed/>
    <w:rsid w:val="00DD63BF"/>
    <w:pPr>
      <w:spacing w:after="120"/>
    </w:pPr>
  </w:style>
  <w:style w:type="character" w:customStyle="1" w:styleId="BodyTextChar">
    <w:name w:val="Body Text Char"/>
    <w:basedOn w:val="DefaultParagraphFont"/>
    <w:link w:val="BodyText"/>
    <w:uiPriority w:val="99"/>
    <w:semiHidden/>
    <w:rsid w:val="00DD63BF"/>
    <w:rPr>
      <w:sz w:val="22"/>
      <w:szCs w:val="22"/>
      <w:lang w:val="en-GB" w:eastAsia="en-US"/>
    </w:rPr>
  </w:style>
  <w:style w:type="paragraph" w:customStyle="1" w:styleId="Text">
    <w:name w:val="Text"/>
    <w:basedOn w:val="Normal"/>
    <w:rsid w:val="00DD63BF"/>
    <w:pPr>
      <w:spacing w:after="0" w:line="320" w:lineRule="exact"/>
      <w:jc w:val="both"/>
    </w:pPr>
    <w:rPr>
      <w:rFonts w:ascii="Times New Roman" w:eastAsia="Times New Roman" w:hAnsi="Times New Roman" w:cs="Arial"/>
      <w:sz w:val="26"/>
      <w:szCs w:val="24"/>
      <w:lang w:val="en-US" w:eastAsia="de-DE"/>
    </w:rPr>
  </w:style>
  <w:style w:type="paragraph" w:customStyle="1" w:styleId="funotentext">
    <w:name w:val="fußnotentext"/>
    <w:basedOn w:val="Text"/>
    <w:rsid w:val="0014117A"/>
    <w:pPr>
      <w:widowControl w:val="0"/>
      <w:spacing w:line="276" w:lineRule="exact"/>
      <w:ind w:left="454" w:hanging="454"/>
    </w:pPr>
    <w:rPr>
      <w:snapToGrid w:val="0"/>
      <w:sz w:val="22"/>
      <w:szCs w:val="20"/>
    </w:rPr>
  </w:style>
  <w:style w:type="paragraph" w:styleId="Revision">
    <w:name w:val="Revision"/>
    <w:hidden/>
    <w:uiPriority w:val="99"/>
    <w:semiHidden/>
    <w:rsid w:val="00ED7AF3"/>
    <w:rPr>
      <w:sz w:val="22"/>
      <w:szCs w:val="22"/>
      <w:lang w:val="en-GB" w:eastAsia="en-US"/>
    </w:rPr>
  </w:style>
  <w:style w:type="character" w:styleId="CommentReference">
    <w:name w:val="annotation reference"/>
    <w:basedOn w:val="DefaultParagraphFont"/>
    <w:uiPriority w:val="99"/>
    <w:semiHidden/>
    <w:unhideWhenUsed/>
    <w:rsid w:val="00BC4ADC"/>
    <w:rPr>
      <w:sz w:val="16"/>
      <w:szCs w:val="16"/>
    </w:rPr>
  </w:style>
  <w:style w:type="paragraph" w:styleId="CommentText">
    <w:name w:val="annotation text"/>
    <w:basedOn w:val="Normal"/>
    <w:link w:val="CommentTextChar"/>
    <w:uiPriority w:val="99"/>
    <w:semiHidden/>
    <w:unhideWhenUsed/>
    <w:rsid w:val="00BC4ADC"/>
    <w:rPr>
      <w:sz w:val="20"/>
      <w:szCs w:val="20"/>
    </w:rPr>
  </w:style>
  <w:style w:type="character" w:customStyle="1" w:styleId="CommentTextChar">
    <w:name w:val="Comment Text Char"/>
    <w:basedOn w:val="DefaultParagraphFont"/>
    <w:link w:val="CommentText"/>
    <w:uiPriority w:val="99"/>
    <w:semiHidden/>
    <w:rsid w:val="00BC4ADC"/>
    <w:rPr>
      <w:lang w:val="en-GB" w:eastAsia="en-US"/>
    </w:rPr>
  </w:style>
  <w:style w:type="paragraph" w:styleId="CommentSubject">
    <w:name w:val="annotation subject"/>
    <w:basedOn w:val="CommentText"/>
    <w:next w:val="CommentText"/>
    <w:link w:val="CommentSubjectChar"/>
    <w:uiPriority w:val="99"/>
    <w:semiHidden/>
    <w:unhideWhenUsed/>
    <w:rsid w:val="00BC4ADC"/>
    <w:rPr>
      <w:b/>
      <w:bCs/>
    </w:rPr>
  </w:style>
  <w:style w:type="character" w:customStyle="1" w:styleId="CommentSubjectChar">
    <w:name w:val="Comment Subject Char"/>
    <w:basedOn w:val="CommentTextChar"/>
    <w:link w:val="CommentSubject"/>
    <w:uiPriority w:val="99"/>
    <w:semiHidden/>
    <w:rsid w:val="00BC4ADC"/>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388024">
      <w:bodyDiv w:val="1"/>
      <w:marLeft w:val="0"/>
      <w:marRight w:val="0"/>
      <w:marTop w:val="0"/>
      <w:marBottom w:val="0"/>
      <w:divBdr>
        <w:top w:val="none" w:sz="0" w:space="0" w:color="auto"/>
        <w:left w:val="none" w:sz="0" w:space="0" w:color="auto"/>
        <w:bottom w:val="none" w:sz="0" w:space="0" w:color="auto"/>
        <w:right w:val="none" w:sz="0" w:space="0" w:color="auto"/>
      </w:divBdr>
      <w:divsChild>
        <w:div w:id="444693143">
          <w:marLeft w:val="547"/>
          <w:marRight w:val="0"/>
          <w:marTop w:val="77"/>
          <w:marBottom w:val="0"/>
          <w:divBdr>
            <w:top w:val="none" w:sz="0" w:space="0" w:color="auto"/>
            <w:left w:val="none" w:sz="0" w:space="0" w:color="auto"/>
            <w:bottom w:val="none" w:sz="0" w:space="0" w:color="auto"/>
            <w:right w:val="none" w:sz="0" w:space="0" w:color="auto"/>
          </w:divBdr>
        </w:div>
      </w:divsChild>
    </w:div>
    <w:div w:id="1617365013">
      <w:bodyDiv w:val="1"/>
      <w:marLeft w:val="0"/>
      <w:marRight w:val="0"/>
      <w:marTop w:val="0"/>
      <w:marBottom w:val="0"/>
      <w:divBdr>
        <w:top w:val="none" w:sz="0" w:space="0" w:color="auto"/>
        <w:left w:val="none" w:sz="0" w:space="0" w:color="auto"/>
        <w:bottom w:val="none" w:sz="0" w:space="0" w:color="auto"/>
        <w:right w:val="none" w:sz="0" w:space="0" w:color="auto"/>
      </w:divBdr>
      <w:divsChild>
        <w:div w:id="967977085">
          <w:marLeft w:val="547"/>
          <w:marRight w:val="0"/>
          <w:marTop w:val="134"/>
          <w:marBottom w:val="0"/>
          <w:divBdr>
            <w:top w:val="none" w:sz="0" w:space="0" w:color="auto"/>
            <w:left w:val="none" w:sz="0" w:space="0" w:color="auto"/>
            <w:bottom w:val="none" w:sz="0" w:space="0" w:color="auto"/>
            <w:right w:val="none" w:sz="0" w:space="0" w:color="auto"/>
          </w:divBdr>
        </w:div>
      </w:divsChild>
    </w:div>
    <w:div w:id="164292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r.penn@qub.ac.uk" TargetMode="Externa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Variable_(mathematics)" TargetMode="External"/><Relationship Id="rId2" Type="http://schemas.openxmlformats.org/officeDocument/2006/relationships/hyperlink" Target="http://en.wikipedia.org/wiki/Correlation_and_dependence" TargetMode="External"/><Relationship Id="rId1" Type="http://schemas.openxmlformats.org/officeDocument/2006/relationships/hyperlink" Target="http://en.wikipedia.org/wiki/Non-parametric_statistics" TargetMode="External"/><Relationship Id="rId4" Type="http://schemas.openxmlformats.org/officeDocument/2006/relationships/hyperlink" Target="http://en.wikipedia.org/wiki/Monotonic"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GB" sz="1199"/>
              <a:t>Figure 2: Coefficients</a:t>
            </a:r>
            <a:r>
              <a:rPr lang="en-GB" sz="1199" baseline="0"/>
              <a:t> of Variation, 1967-2017</a:t>
            </a:r>
            <a:endParaRPr lang="en-GB" sz="1200"/>
          </a:p>
        </c:rich>
      </c:tx>
      <c:overlay val="0"/>
    </c:title>
    <c:autoTitleDeleted val="0"/>
    <c:plotArea>
      <c:layout>
        <c:manualLayout>
          <c:layoutTarget val="inner"/>
          <c:xMode val="edge"/>
          <c:yMode val="edge"/>
          <c:x val="0.14050240594925634"/>
          <c:y val="0.14399314668999708"/>
          <c:w val="0.78052624671916015"/>
          <c:h val="0.70298993875765525"/>
        </c:manualLayout>
      </c:layout>
      <c:scatterChart>
        <c:scatterStyle val="lineMarker"/>
        <c:varyColors val="0"/>
        <c:ser>
          <c:idx val="0"/>
          <c:order val="0"/>
          <c:spPr>
            <a:ln w="28542">
              <a:noFill/>
            </a:ln>
          </c:spPr>
          <c:trendline>
            <c:trendlineType val="poly"/>
            <c:order val="3"/>
            <c:dispRSqr val="0"/>
            <c:dispEq val="0"/>
          </c:trendline>
          <c:xVal>
            <c:numRef>
              <c:f>'Sheet2 (2)'!$HU$70:$HU$119</c:f>
              <c:numCache>
                <c:formatCode>General</c:formatCode>
                <c:ptCount val="50"/>
                <c:pt idx="0">
                  <c:v>1968</c:v>
                </c:pt>
                <c:pt idx="1">
                  <c:v>1969</c:v>
                </c:pt>
                <c:pt idx="2">
                  <c:v>1970</c:v>
                </c:pt>
                <c:pt idx="3">
                  <c:v>1971</c:v>
                </c:pt>
                <c:pt idx="4">
                  <c:v>1972</c:v>
                </c:pt>
                <c:pt idx="5">
                  <c:v>1973</c:v>
                </c:pt>
                <c:pt idx="6">
                  <c:v>1974</c:v>
                </c:pt>
                <c:pt idx="7">
                  <c:v>1975</c:v>
                </c:pt>
                <c:pt idx="8">
                  <c:v>1976</c:v>
                </c:pt>
                <c:pt idx="9">
                  <c:v>1977</c:v>
                </c:pt>
                <c:pt idx="10">
                  <c:v>1978</c:v>
                </c:pt>
                <c:pt idx="11">
                  <c:v>1979</c:v>
                </c:pt>
                <c:pt idx="12">
                  <c:v>1980</c:v>
                </c:pt>
                <c:pt idx="13">
                  <c:v>1981</c:v>
                </c:pt>
                <c:pt idx="14">
                  <c:v>1982</c:v>
                </c:pt>
                <c:pt idx="15">
                  <c:v>1983</c:v>
                </c:pt>
                <c:pt idx="16">
                  <c:v>1984</c:v>
                </c:pt>
                <c:pt idx="17">
                  <c:v>1985</c:v>
                </c:pt>
                <c:pt idx="18">
                  <c:v>1986</c:v>
                </c:pt>
                <c:pt idx="19">
                  <c:v>1987</c:v>
                </c:pt>
                <c:pt idx="20">
                  <c:v>1988</c:v>
                </c:pt>
                <c:pt idx="21">
                  <c:v>1989</c:v>
                </c:pt>
                <c:pt idx="22">
                  <c:v>1990</c:v>
                </c:pt>
                <c:pt idx="23">
                  <c:v>1991</c:v>
                </c:pt>
                <c:pt idx="24">
                  <c:v>1992</c:v>
                </c:pt>
                <c:pt idx="25">
                  <c:v>1993</c:v>
                </c:pt>
                <c:pt idx="26">
                  <c:v>1994</c:v>
                </c:pt>
                <c:pt idx="27">
                  <c:v>1995</c:v>
                </c:pt>
                <c:pt idx="28">
                  <c:v>1996</c:v>
                </c:pt>
                <c:pt idx="29">
                  <c:v>1997</c:v>
                </c:pt>
                <c:pt idx="30">
                  <c:v>1998</c:v>
                </c:pt>
                <c:pt idx="31">
                  <c:v>1999</c:v>
                </c:pt>
                <c:pt idx="32">
                  <c:v>2000</c:v>
                </c:pt>
                <c:pt idx="33">
                  <c:v>2001</c:v>
                </c:pt>
                <c:pt idx="34">
                  <c:v>2002</c:v>
                </c:pt>
                <c:pt idx="35">
                  <c:v>2003</c:v>
                </c:pt>
                <c:pt idx="36">
                  <c:v>2004</c:v>
                </c:pt>
                <c:pt idx="37">
                  <c:v>2005</c:v>
                </c:pt>
                <c:pt idx="38">
                  <c:v>2006</c:v>
                </c:pt>
                <c:pt idx="39">
                  <c:v>2007</c:v>
                </c:pt>
                <c:pt idx="40">
                  <c:v>2008</c:v>
                </c:pt>
                <c:pt idx="41">
                  <c:v>2009</c:v>
                </c:pt>
                <c:pt idx="42">
                  <c:v>2010</c:v>
                </c:pt>
                <c:pt idx="43">
                  <c:v>2011</c:v>
                </c:pt>
                <c:pt idx="44">
                  <c:v>2012</c:v>
                </c:pt>
                <c:pt idx="45">
                  <c:v>2013</c:v>
                </c:pt>
                <c:pt idx="46">
                  <c:v>2014</c:v>
                </c:pt>
                <c:pt idx="47">
                  <c:v>2015</c:v>
                </c:pt>
                <c:pt idx="48">
                  <c:v>2016</c:v>
                </c:pt>
                <c:pt idx="49">
                  <c:v>2017</c:v>
                </c:pt>
              </c:numCache>
            </c:numRef>
          </c:xVal>
          <c:yVal>
            <c:numRef>
              <c:f>'Sheet2 (2)'!$HV$70:$HV$119</c:f>
              <c:numCache>
                <c:formatCode>0.000</c:formatCode>
                <c:ptCount val="50"/>
                <c:pt idx="0">
                  <c:v>0.20691532320545108</c:v>
                </c:pt>
                <c:pt idx="1">
                  <c:v>0.26816875298540171</c:v>
                </c:pt>
                <c:pt idx="2">
                  <c:v>0.25538155510750271</c:v>
                </c:pt>
                <c:pt idx="3">
                  <c:v>0.25068742547875211</c:v>
                </c:pt>
                <c:pt idx="4">
                  <c:v>0.25293867268813885</c:v>
                </c:pt>
                <c:pt idx="5">
                  <c:v>0.19259030839308935</c:v>
                </c:pt>
                <c:pt idx="6">
                  <c:v>0.17573330403625909</c:v>
                </c:pt>
                <c:pt idx="7">
                  <c:v>0.16690944416850745</c:v>
                </c:pt>
                <c:pt idx="8">
                  <c:v>0.22990446507222234</c:v>
                </c:pt>
                <c:pt idx="9">
                  <c:v>0.17325806344574207</c:v>
                </c:pt>
                <c:pt idx="10">
                  <c:v>0.25325864583654811</c:v>
                </c:pt>
                <c:pt idx="11">
                  <c:v>0.28467308392651758</c:v>
                </c:pt>
                <c:pt idx="12">
                  <c:v>0.2082158722967547</c:v>
                </c:pt>
                <c:pt idx="13">
                  <c:v>0.23060789700180262</c:v>
                </c:pt>
                <c:pt idx="14">
                  <c:v>0.250806602287166</c:v>
                </c:pt>
                <c:pt idx="15">
                  <c:v>0.18449934035348645</c:v>
                </c:pt>
                <c:pt idx="16">
                  <c:v>0.2159443670678213</c:v>
                </c:pt>
                <c:pt idx="17">
                  <c:v>0.26093510155648431</c:v>
                </c:pt>
                <c:pt idx="18">
                  <c:v>0.31491795716355847</c:v>
                </c:pt>
                <c:pt idx="19">
                  <c:v>0.22651891634620241</c:v>
                </c:pt>
                <c:pt idx="20">
                  <c:v>0.29560305808515985</c:v>
                </c:pt>
                <c:pt idx="21">
                  <c:v>0.23562045019904729</c:v>
                </c:pt>
                <c:pt idx="22">
                  <c:v>0.23443103313629668</c:v>
                </c:pt>
                <c:pt idx="23">
                  <c:v>0.27541807171296678</c:v>
                </c:pt>
                <c:pt idx="24">
                  <c:v>0.21628996387675387</c:v>
                </c:pt>
                <c:pt idx="25">
                  <c:v>0.18170218228498083</c:v>
                </c:pt>
                <c:pt idx="26">
                  <c:v>0.27330514190900729</c:v>
                </c:pt>
                <c:pt idx="27">
                  <c:v>0.28684052063314963</c:v>
                </c:pt>
                <c:pt idx="28">
                  <c:v>0.29101598736323275</c:v>
                </c:pt>
                <c:pt idx="29">
                  <c:v>0.23660791311949261</c:v>
                </c:pt>
                <c:pt idx="30">
                  <c:v>0.2379010941920873</c:v>
                </c:pt>
                <c:pt idx="31">
                  <c:v>0.2731615622887989</c:v>
                </c:pt>
                <c:pt idx="32">
                  <c:v>0.30655895096050434</c:v>
                </c:pt>
                <c:pt idx="33">
                  <c:v>0.26894479088497752</c:v>
                </c:pt>
                <c:pt idx="34">
                  <c:v>0.32122140426253715</c:v>
                </c:pt>
                <c:pt idx="35">
                  <c:v>0.29186364889326627</c:v>
                </c:pt>
                <c:pt idx="36">
                  <c:v>0.29413848336337189</c:v>
                </c:pt>
                <c:pt idx="37">
                  <c:v>0.33171624894420543</c:v>
                </c:pt>
                <c:pt idx="38">
                  <c:v>0.35014749791953537</c:v>
                </c:pt>
                <c:pt idx="39">
                  <c:v>0.30424089240874302</c:v>
                </c:pt>
                <c:pt idx="40">
                  <c:v>0.37952091617920392</c:v>
                </c:pt>
                <c:pt idx="41">
                  <c:v>0.34968548044333253</c:v>
                </c:pt>
                <c:pt idx="42">
                  <c:v>0.3646993583012762</c:v>
                </c:pt>
                <c:pt idx="43">
                  <c:v>0.24838491077919883</c:v>
                </c:pt>
                <c:pt idx="44">
                  <c:v>0.33313169245972074</c:v>
                </c:pt>
                <c:pt idx="45">
                  <c:v>0.34532892905063728</c:v>
                </c:pt>
                <c:pt idx="46">
                  <c:v>0.36296383265735183</c:v>
                </c:pt>
                <c:pt idx="47">
                  <c:v>0.31230316085809973</c:v>
                </c:pt>
                <c:pt idx="48">
                  <c:v>0.29890450266716351</c:v>
                </c:pt>
                <c:pt idx="49">
                  <c:v>0.3759663655665369</c:v>
                </c:pt>
              </c:numCache>
            </c:numRef>
          </c:yVal>
          <c:smooth val="0"/>
          <c:extLst xmlns:c16r2="http://schemas.microsoft.com/office/drawing/2015/06/chart">
            <c:ext xmlns:c16="http://schemas.microsoft.com/office/drawing/2014/chart" uri="{C3380CC4-5D6E-409C-BE32-E72D297353CC}">
              <c16:uniqueId val="{00000000-6CC6-43E7-AF36-B90C3BE5718F}"/>
            </c:ext>
          </c:extLst>
        </c:ser>
        <c:dLbls>
          <c:showLegendKey val="0"/>
          <c:showVal val="0"/>
          <c:showCatName val="0"/>
          <c:showSerName val="0"/>
          <c:showPercent val="0"/>
          <c:showBubbleSize val="0"/>
        </c:dLbls>
        <c:axId val="374262008"/>
        <c:axId val="374259264"/>
      </c:scatterChart>
      <c:valAx>
        <c:axId val="374262008"/>
        <c:scaling>
          <c:orientation val="minMax"/>
          <c:max val="2017"/>
          <c:min val="1967"/>
        </c:scaling>
        <c:delete val="0"/>
        <c:axPos val="b"/>
        <c:title>
          <c:tx>
            <c:rich>
              <a:bodyPr/>
              <a:lstStyle/>
              <a:p>
                <a:pPr>
                  <a:defRPr sz="999" b="1" i="0" u="none" strike="noStrike" baseline="0">
                    <a:solidFill>
                      <a:srgbClr val="000000"/>
                    </a:solidFill>
                    <a:latin typeface="Calibri"/>
                    <a:ea typeface="Calibri"/>
                    <a:cs typeface="Calibri"/>
                  </a:defRPr>
                </a:pPr>
                <a:r>
                  <a:rPr lang="en-GB"/>
                  <a:t>Season</a:t>
                </a:r>
              </a:p>
            </c:rich>
          </c:tx>
          <c:overlay val="0"/>
        </c:title>
        <c:numFmt formatCode="General" sourceLinked="1"/>
        <c:majorTickMark val="out"/>
        <c:minorTickMark val="none"/>
        <c:tickLblPos val="nextTo"/>
        <c:txPr>
          <a:bodyPr rot="0" vert="horz"/>
          <a:lstStyle/>
          <a:p>
            <a:pPr>
              <a:defRPr sz="999" b="0" i="0" u="none" strike="noStrike" baseline="0">
                <a:solidFill>
                  <a:srgbClr val="000000"/>
                </a:solidFill>
                <a:latin typeface="Calibri"/>
                <a:ea typeface="Calibri"/>
                <a:cs typeface="Calibri"/>
              </a:defRPr>
            </a:pPr>
            <a:endParaRPr lang="en-US"/>
          </a:p>
        </c:txPr>
        <c:crossAx val="374259264"/>
        <c:crosses val="autoZero"/>
        <c:crossBetween val="midCat"/>
      </c:valAx>
      <c:valAx>
        <c:axId val="374259264"/>
        <c:scaling>
          <c:orientation val="minMax"/>
        </c:scaling>
        <c:delete val="0"/>
        <c:axPos val="l"/>
        <c:majorGridlines/>
        <c:title>
          <c:tx>
            <c:rich>
              <a:bodyPr/>
              <a:lstStyle/>
              <a:p>
                <a:pPr>
                  <a:defRPr sz="999" b="1" i="0" u="none" strike="noStrike" baseline="0">
                    <a:solidFill>
                      <a:srgbClr val="000000"/>
                    </a:solidFill>
                    <a:latin typeface="Calibri"/>
                    <a:ea typeface="Calibri"/>
                    <a:cs typeface="Calibri"/>
                  </a:defRPr>
                </a:pPr>
                <a:r>
                  <a:rPr lang="en-GB"/>
                  <a:t>Coefficient of Variation</a:t>
                </a:r>
              </a:p>
            </c:rich>
          </c:tx>
          <c:overlay val="0"/>
        </c:title>
        <c:numFmt formatCode="0.000" sourceLinked="1"/>
        <c:majorTickMark val="out"/>
        <c:minorTickMark val="none"/>
        <c:tickLblPos val="nextTo"/>
        <c:crossAx val="374262008"/>
        <c:crosses val="autoZero"/>
        <c:crossBetween val="midCat"/>
      </c:valAx>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GB" sz="1199"/>
              <a:t>Figure</a:t>
            </a:r>
            <a:r>
              <a:rPr lang="en-GB" sz="1199" baseline="0"/>
              <a:t> 3: Coefficients of Variation During the Classic Era</a:t>
            </a:r>
            <a:endParaRPr lang="en-GB" sz="1200"/>
          </a:p>
        </c:rich>
      </c:tx>
      <c:overlay val="0"/>
    </c:title>
    <c:autoTitleDeleted val="0"/>
    <c:plotArea>
      <c:layout/>
      <c:scatterChart>
        <c:scatterStyle val="lineMarker"/>
        <c:varyColors val="0"/>
        <c:ser>
          <c:idx val="0"/>
          <c:order val="0"/>
          <c:spPr>
            <a:ln w="28545">
              <a:noFill/>
            </a:ln>
          </c:spPr>
          <c:trendline>
            <c:trendlineType val="poly"/>
            <c:order val="3"/>
            <c:dispRSqr val="0"/>
            <c:dispEq val="0"/>
          </c:trendline>
          <c:xVal>
            <c:numRef>
              <c:f>'Sheet2 (2)'!$HU$4:$HU$28</c:f>
              <c:numCache>
                <c:formatCode>General</c:formatCode>
                <c:ptCount val="25"/>
                <c:pt idx="0">
                  <c:v>1891</c:v>
                </c:pt>
                <c:pt idx="1">
                  <c:v>1892</c:v>
                </c:pt>
                <c:pt idx="2">
                  <c:v>1893</c:v>
                </c:pt>
                <c:pt idx="3">
                  <c:v>1894</c:v>
                </c:pt>
                <c:pt idx="4">
                  <c:v>1895</c:v>
                </c:pt>
                <c:pt idx="5">
                  <c:v>1896</c:v>
                </c:pt>
                <c:pt idx="6">
                  <c:v>1897</c:v>
                </c:pt>
                <c:pt idx="7">
                  <c:v>1898</c:v>
                </c:pt>
                <c:pt idx="8">
                  <c:v>1899</c:v>
                </c:pt>
                <c:pt idx="9">
                  <c:v>1900</c:v>
                </c:pt>
                <c:pt idx="10">
                  <c:v>1901</c:v>
                </c:pt>
                <c:pt idx="11">
                  <c:v>1902</c:v>
                </c:pt>
                <c:pt idx="12">
                  <c:v>1903</c:v>
                </c:pt>
                <c:pt idx="13">
                  <c:v>1904</c:v>
                </c:pt>
                <c:pt idx="14">
                  <c:v>1905</c:v>
                </c:pt>
                <c:pt idx="15">
                  <c:v>1906</c:v>
                </c:pt>
                <c:pt idx="16">
                  <c:v>1907</c:v>
                </c:pt>
                <c:pt idx="17">
                  <c:v>1908</c:v>
                </c:pt>
                <c:pt idx="18">
                  <c:v>1909</c:v>
                </c:pt>
                <c:pt idx="19">
                  <c:v>1910</c:v>
                </c:pt>
                <c:pt idx="20">
                  <c:v>1911</c:v>
                </c:pt>
                <c:pt idx="21">
                  <c:v>1912</c:v>
                </c:pt>
                <c:pt idx="22">
                  <c:v>1913</c:v>
                </c:pt>
                <c:pt idx="23">
                  <c:v>1914</c:v>
                </c:pt>
                <c:pt idx="24">
                  <c:v>1915</c:v>
                </c:pt>
              </c:numCache>
            </c:numRef>
          </c:xVal>
          <c:yVal>
            <c:numRef>
              <c:f>'Sheet2 (2)'!$HV$4:$HV$28</c:f>
              <c:numCache>
                <c:formatCode>0.000</c:formatCode>
                <c:ptCount val="25"/>
                <c:pt idx="0">
                  <c:v>0.24767754910556736</c:v>
                </c:pt>
                <c:pt idx="1">
                  <c:v>0.33223152754153357</c:v>
                </c:pt>
                <c:pt idx="2">
                  <c:v>0.22705848487901867</c:v>
                </c:pt>
                <c:pt idx="3">
                  <c:v>0.2473563930550112</c:v>
                </c:pt>
                <c:pt idx="4">
                  <c:v>0.24765567494675614</c:v>
                </c:pt>
                <c:pt idx="5">
                  <c:v>0.25704877761637784</c:v>
                </c:pt>
                <c:pt idx="6">
                  <c:v>0.2184117755609887</c:v>
                </c:pt>
                <c:pt idx="7">
                  <c:v>0.18658728470829627</c:v>
                </c:pt>
                <c:pt idx="8">
                  <c:v>0.16391306965158492</c:v>
                </c:pt>
                <c:pt idx="9">
                  <c:v>0.21847313539535451</c:v>
                </c:pt>
                <c:pt idx="10">
                  <c:v>0.18046235031702834</c:v>
                </c:pt>
                <c:pt idx="11">
                  <c:v>0.11188301878356223</c:v>
                </c:pt>
                <c:pt idx="12">
                  <c:v>0.17060613198091421</c:v>
                </c:pt>
                <c:pt idx="13">
                  <c:v>0.21209125149788172</c:v>
                </c:pt>
                <c:pt idx="14">
                  <c:v>0.25818575085751333</c:v>
                </c:pt>
                <c:pt idx="15">
                  <c:v>0.16665451673651263</c:v>
                </c:pt>
                <c:pt idx="16">
                  <c:v>0.18450708222495119</c:v>
                </c:pt>
                <c:pt idx="17">
                  <c:v>0.12606160945133243</c:v>
                </c:pt>
                <c:pt idx="18">
                  <c:v>0.14286755632385181</c:v>
                </c:pt>
                <c:pt idx="19">
                  <c:v>0.19356915768635852</c:v>
                </c:pt>
                <c:pt idx="20">
                  <c:v>0.19506971624884492</c:v>
                </c:pt>
                <c:pt idx="21">
                  <c:v>0.1527318421284235</c:v>
                </c:pt>
                <c:pt idx="22">
                  <c:v>0.24043140504851998</c:v>
                </c:pt>
                <c:pt idx="23">
                  <c:v>0.1415862070655185</c:v>
                </c:pt>
                <c:pt idx="24">
                  <c:v>0.15509991888276362</c:v>
                </c:pt>
              </c:numCache>
            </c:numRef>
          </c:yVal>
          <c:smooth val="0"/>
          <c:extLst xmlns:c16r2="http://schemas.microsoft.com/office/drawing/2015/06/chart">
            <c:ext xmlns:c16="http://schemas.microsoft.com/office/drawing/2014/chart" uri="{C3380CC4-5D6E-409C-BE32-E72D297353CC}">
              <c16:uniqueId val="{00000000-ED0E-4696-86A5-52FFAEBEE19E}"/>
            </c:ext>
          </c:extLst>
        </c:ser>
        <c:dLbls>
          <c:showLegendKey val="0"/>
          <c:showVal val="0"/>
          <c:showCatName val="0"/>
          <c:showSerName val="0"/>
          <c:showPercent val="0"/>
          <c:showBubbleSize val="0"/>
        </c:dLbls>
        <c:axId val="374260048"/>
        <c:axId val="374262400"/>
      </c:scatterChart>
      <c:valAx>
        <c:axId val="374260048"/>
        <c:scaling>
          <c:orientation val="minMax"/>
          <c:max val="1915"/>
          <c:min val="1890"/>
        </c:scaling>
        <c:delete val="0"/>
        <c:axPos val="b"/>
        <c:title>
          <c:tx>
            <c:rich>
              <a:bodyPr/>
              <a:lstStyle/>
              <a:p>
                <a:pPr>
                  <a:defRPr sz="999" b="1" i="0" u="none" strike="noStrike" baseline="0">
                    <a:solidFill>
                      <a:srgbClr val="000000"/>
                    </a:solidFill>
                    <a:latin typeface="Calibri"/>
                    <a:ea typeface="Calibri"/>
                    <a:cs typeface="Calibri"/>
                  </a:defRPr>
                </a:pPr>
                <a:r>
                  <a:rPr lang="en-GB"/>
                  <a:t>Season</a:t>
                </a:r>
              </a:p>
            </c:rich>
          </c:tx>
          <c:overlay val="0"/>
        </c:title>
        <c:numFmt formatCode="General" sourceLinked="1"/>
        <c:majorTickMark val="out"/>
        <c:minorTickMark val="none"/>
        <c:tickLblPos val="nextTo"/>
        <c:txPr>
          <a:bodyPr rot="0" vert="horz"/>
          <a:lstStyle/>
          <a:p>
            <a:pPr>
              <a:defRPr sz="999" b="0" i="0" u="none" strike="noStrike" baseline="0">
                <a:solidFill>
                  <a:srgbClr val="000000"/>
                </a:solidFill>
                <a:latin typeface="Calibri"/>
                <a:ea typeface="Calibri"/>
                <a:cs typeface="Calibri"/>
              </a:defRPr>
            </a:pPr>
            <a:endParaRPr lang="en-US"/>
          </a:p>
        </c:txPr>
        <c:crossAx val="374262400"/>
        <c:crosses val="autoZero"/>
        <c:crossBetween val="midCat"/>
      </c:valAx>
      <c:valAx>
        <c:axId val="374262400"/>
        <c:scaling>
          <c:orientation val="minMax"/>
          <c:max val="0.4"/>
        </c:scaling>
        <c:delete val="0"/>
        <c:axPos val="l"/>
        <c:majorGridlines/>
        <c:title>
          <c:tx>
            <c:rich>
              <a:bodyPr/>
              <a:lstStyle/>
              <a:p>
                <a:pPr>
                  <a:defRPr sz="999" b="1" i="0" u="none" strike="noStrike" baseline="0">
                    <a:solidFill>
                      <a:srgbClr val="000000"/>
                    </a:solidFill>
                    <a:latin typeface="Calibri"/>
                    <a:ea typeface="Calibri"/>
                    <a:cs typeface="Calibri"/>
                  </a:defRPr>
                </a:pPr>
                <a:r>
                  <a:rPr lang="en-GB"/>
                  <a:t>Coefficient of Variation</a:t>
                </a:r>
              </a:p>
            </c:rich>
          </c:tx>
          <c:overlay val="0"/>
        </c:title>
        <c:numFmt formatCode="0.000" sourceLinked="1"/>
        <c:majorTickMark val="out"/>
        <c:minorTickMark val="none"/>
        <c:tickLblPos val="nextTo"/>
        <c:crossAx val="374260048"/>
        <c:crosses val="autoZero"/>
        <c:crossBetween val="midCat"/>
      </c:valAx>
    </c:plotArea>
    <c:plotVisOnly val="1"/>
    <c:dispBlanksAs val="gap"/>
    <c:showDLblsOverMax val="0"/>
  </c:chart>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0.8</cdr:x>
      <cdr:y>0.5434</cdr:y>
    </cdr:from>
    <cdr:to>
      <cdr:x>1</cdr:x>
      <cdr:y>0.87674</cdr:y>
    </cdr:to>
    <cdr:sp macro="" textlink="">
      <cdr:nvSpPr>
        <cdr:cNvPr id="2" name="TextBox 1"/>
        <cdr:cNvSpPr txBox="1"/>
      </cdr:nvSpPr>
      <cdr:spPr>
        <a:xfrm xmlns:a="http://schemas.openxmlformats.org/drawingml/2006/main">
          <a:off x="4438650" y="14906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GB"/>
        </a:p>
      </cdr:txBody>
    </cdr:sp>
  </cdr:relSizeAnchor>
</c:userShape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0B7587-36B1-40EB-A1E3-D4F9047B3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8933</Words>
  <Characters>50921</Characters>
  <Application>Microsoft Office Word</Application>
  <DocSecurity>0</DocSecurity>
  <Lines>424</Lines>
  <Paragraphs>119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Swansea University</Company>
  <LinksUpToDate>false</LinksUpToDate>
  <CharactersWithSpaces>59735</CharactersWithSpaces>
  <SharedDoc>false</SharedDoc>
  <HLinks>
    <vt:vector size="30" baseType="variant">
      <vt:variant>
        <vt:i4>196659</vt:i4>
      </vt:variant>
      <vt:variant>
        <vt:i4>0</vt:i4>
      </vt:variant>
      <vt:variant>
        <vt:i4>0</vt:i4>
      </vt:variant>
      <vt:variant>
        <vt:i4>5</vt:i4>
      </vt:variant>
      <vt:variant>
        <vt:lpwstr>mailto:r.penn@qub.ac.uk</vt:lpwstr>
      </vt:variant>
      <vt:variant>
        <vt:lpwstr/>
      </vt:variant>
      <vt:variant>
        <vt:i4>6619187</vt:i4>
      </vt:variant>
      <vt:variant>
        <vt:i4>9</vt:i4>
      </vt:variant>
      <vt:variant>
        <vt:i4>0</vt:i4>
      </vt:variant>
      <vt:variant>
        <vt:i4>5</vt:i4>
      </vt:variant>
      <vt:variant>
        <vt:lpwstr>http://en.wikipedia.org/wiki/Monotonic</vt:lpwstr>
      </vt:variant>
      <vt:variant>
        <vt:lpwstr/>
      </vt:variant>
      <vt:variant>
        <vt:i4>65553</vt:i4>
      </vt:variant>
      <vt:variant>
        <vt:i4>6</vt:i4>
      </vt:variant>
      <vt:variant>
        <vt:i4>0</vt:i4>
      </vt:variant>
      <vt:variant>
        <vt:i4>5</vt:i4>
      </vt:variant>
      <vt:variant>
        <vt:lpwstr>http://en.wikipedia.org/wiki/Variable_(mathematics)</vt:lpwstr>
      </vt:variant>
      <vt:variant>
        <vt:lpwstr>Applied_statistics</vt:lpwstr>
      </vt:variant>
      <vt:variant>
        <vt:i4>7602235</vt:i4>
      </vt:variant>
      <vt:variant>
        <vt:i4>3</vt:i4>
      </vt:variant>
      <vt:variant>
        <vt:i4>0</vt:i4>
      </vt:variant>
      <vt:variant>
        <vt:i4>5</vt:i4>
      </vt:variant>
      <vt:variant>
        <vt:lpwstr>http://en.wikipedia.org/wiki/Correlation_and_dependence</vt:lpwstr>
      </vt:variant>
      <vt:variant>
        <vt:lpwstr/>
      </vt:variant>
      <vt:variant>
        <vt:i4>5963887</vt:i4>
      </vt:variant>
      <vt:variant>
        <vt:i4>0</vt:i4>
      </vt:variant>
      <vt:variant>
        <vt:i4>0</vt:i4>
      </vt:variant>
      <vt:variant>
        <vt:i4>5</vt:i4>
      </vt:variant>
      <vt:variant>
        <vt:lpwstr>http://en.wikipedia.org/wiki/Non-parametric_statistics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user</cp:lastModifiedBy>
  <cp:revision>2</cp:revision>
  <cp:lastPrinted>2019-01-09T11:56:00Z</cp:lastPrinted>
  <dcterms:created xsi:type="dcterms:W3CDTF">2019-08-28T09:37:00Z</dcterms:created>
  <dcterms:modified xsi:type="dcterms:W3CDTF">2019-08-28T09:37:00Z</dcterms:modified>
</cp:coreProperties>
</file>